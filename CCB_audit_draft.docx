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7386" w14:textId="1778A3F3" w:rsidR="000B2166" w:rsidRPr="000B2166" w:rsidRDefault="000B2166" w:rsidP="000B2166">
      <w:pPr>
        <w:ind w:left="360"/>
        <w:jc w:val="center"/>
        <w:rPr>
          <w:rFonts w:ascii="Times New Roman" w:hAnsi="Times New Roman" w:cs="Times New Roman"/>
          <w:b/>
          <w:bCs/>
          <w:smallCaps/>
          <w:sz w:val="28"/>
          <w:szCs w:val="28"/>
        </w:rPr>
      </w:pPr>
      <w:r w:rsidRPr="000B2166">
        <w:rPr>
          <w:rFonts w:ascii="Times New Roman" w:hAnsi="Times New Roman" w:cs="Times New Roman"/>
          <w:b/>
          <w:bCs/>
          <w:smallCaps/>
          <w:sz w:val="28"/>
          <w:szCs w:val="28"/>
        </w:rPr>
        <w:t>Estimating the Labor Market Value of Community College</w:t>
      </w:r>
      <w:r w:rsidR="00014850">
        <w:rPr>
          <w:rFonts w:ascii="Times New Roman" w:hAnsi="Times New Roman" w:cs="Times New Roman"/>
          <w:b/>
          <w:bCs/>
          <w:smallCaps/>
          <w:sz w:val="28"/>
          <w:szCs w:val="28"/>
        </w:rPr>
        <w:t xml:space="preserve"> </w:t>
      </w:r>
      <w:r w:rsidRPr="000B2166">
        <w:rPr>
          <w:rFonts w:ascii="Times New Roman" w:hAnsi="Times New Roman" w:cs="Times New Roman"/>
          <w:b/>
          <w:bCs/>
          <w:smallCaps/>
          <w:sz w:val="28"/>
          <w:szCs w:val="28"/>
        </w:rPr>
        <w:t>Bachelor’s Degrees: Evidence from a Pilot Study in Early Childhood Education</w:t>
      </w:r>
    </w:p>
    <w:p w14:paraId="0102F484" w14:textId="77777777" w:rsidR="00EE6183" w:rsidRPr="00EE6183" w:rsidRDefault="00EE6183" w:rsidP="00EE6183">
      <w:pPr>
        <w:rPr>
          <w:rFonts w:ascii="Times New Roman" w:hAnsi="Times New Roman" w:cs="Times New Roman"/>
          <w:b/>
          <w:bCs/>
          <w:u w:val="single"/>
        </w:rPr>
      </w:pPr>
    </w:p>
    <w:tbl>
      <w:tblPr>
        <w:tblStyle w:val="GridTable1Light-Accent3"/>
        <w:tblW w:w="9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629"/>
        <w:gridCol w:w="1520"/>
        <w:gridCol w:w="1733"/>
        <w:gridCol w:w="1310"/>
        <w:gridCol w:w="1805"/>
      </w:tblGrid>
      <w:tr w:rsidR="00014850" w:rsidRPr="00121413" w14:paraId="6DD35C63" w14:textId="77777777" w:rsidTr="008A680D">
        <w:trPr>
          <w:cnfStyle w:val="100000000000" w:firstRow="1" w:lastRow="0" w:firstColumn="0" w:lastColumn="0" w:oddVBand="0" w:evenVBand="0" w:oddHBand="0" w:evenHBand="0" w:firstRowFirstColumn="0" w:firstRowLastColumn="0" w:lastRowFirstColumn="0" w:lastRowLastColumn="0"/>
          <w:trHeight w:val="953"/>
        </w:trPr>
        <w:tc>
          <w:tcPr>
            <w:cnfStyle w:val="001000000000" w:firstRow="0" w:lastRow="0" w:firstColumn="1" w:lastColumn="0" w:oddVBand="0" w:evenVBand="0" w:oddHBand="0" w:evenHBand="0" w:firstRowFirstColumn="0" w:firstRowLastColumn="0" w:lastRowFirstColumn="0" w:lastRowLastColumn="0"/>
            <w:tcW w:w="3112" w:type="dxa"/>
            <w:gridSpan w:val="2"/>
            <w:tcBorders>
              <w:bottom w:val="none" w:sz="0" w:space="0" w:color="auto"/>
            </w:tcBorders>
          </w:tcPr>
          <w:p w14:paraId="1F9552FE" w14:textId="6936DFE5" w:rsidR="00014850" w:rsidRPr="00965EED" w:rsidRDefault="00014850" w:rsidP="008A680D">
            <w:pPr>
              <w:jc w:val="center"/>
              <w:rPr>
                <w:rFonts w:ascii="Times New Roman" w:hAnsi="Times New Roman" w:cs="Times New Roman"/>
                <w:lang w:val="es-CO"/>
              </w:rPr>
            </w:pPr>
            <w:r w:rsidRPr="002E584F">
              <w:rPr>
                <w:rFonts w:ascii="Times New Roman" w:hAnsi="Times New Roman" w:cs="Times New Roman"/>
                <w:sz w:val="24"/>
                <w:szCs w:val="24"/>
                <w:lang w:val="es-CO"/>
              </w:rPr>
              <w:t>Riley Acton</w:t>
            </w:r>
            <w:r>
              <w:rPr>
                <w:rFonts w:ascii="Times New Roman" w:hAnsi="Times New Roman" w:cs="Times New Roman"/>
                <w:sz w:val="24"/>
                <w:szCs w:val="24"/>
                <w:lang w:val="es-CO"/>
              </w:rPr>
              <w:t xml:space="preserve"> </w:t>
            </w:r>
            <w:r w:rsidRPr="00A16B2F">
              <w:rPr>
                <w:rFonts w:hint="eastAsia"/>
                <w:b w:val="0"/>
                <w:bCs w:val="0"/>
                <w:sz w:val="20"/>
                <w:szCs w:val="20"/>
                <w:lang w:val="es-ES"/>
              </w:rPr>
              <w:t>ⓡ</w:t>
            </w:r>
            <w:r w:rsidRPr="009E11B2">
              <w:rPr>
                <w:rStyle w:val="FootnoteReference"/>
                <w:rFonts w:ascii="Times New Roman" w:hAnsi="Times New Roman" w:cs="Times New Roman"/>
                <w:lang w:val="es-CO"/>
              </w:rPr>
              <w:footnoteReference w:customMarkFollows="1" w:id="1"/>
              <w:t>*</w:t>
            </w:r>
          </w:p>
          <w:p w14:paraId="3E9DAB0C" w14:textId="77777777" w:rsidR="00014850" w:rsidRPr="00880DC3" w:rsidRDefault="00014850" w:rsidP="008A680D">
            <w:pPr>
              <w:jc w:val="center"/>
              <w:rPr>
                <w:rFonts w:ascii="Times New Roman" w:hAnsi="Times New Roman" w:cs="Times New Roman"/>
                <w:b w:val="0"/>
                <w:bCs w:val="0"/>
                <w:sz w:val="24"/>
                <w:szCs w:val="24"/>
              </w:rPr>
            </w:pPr>
            <w:r w:rsidRPr="001942D4">
              <w:rPr>
                <w:rFonts w:ascii="Times New Roman" w:hAnsi="Times New Roman" w:cs="Times New Roman"/>
                <w:b w:val="0"/>
                <w:bCs w:val="0"/>
                <w:sz w:val="24"/>
                <w:szCs w:val="24"/>
              </w:rPr>
              <w:t>Miami University</w:t>
            </w:r>
          </w:p>
        </w:tc>
        <w:tc>
          <w:tcPr>
            <w:tcW w:w="3253" w:type="dxa"/>
            <w:gridSpan w:val="2"/>
            <w:tcBorders>
              <w:bottom w:val="none" w:sz="0" w:space="0" w:color="auto"/>
            </w:tcBorders>
          </w:tcPr>
          <w:p w14:paraId="41B7BDDB" w14:textId="77777777" w:rsidR="00014850" w:rsidRPr="00A16B2F" w:rsidRDefault="00014850" w:rsidP="008A6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21413">
              <w:rPr>
                <w:rFonts w:ascii="Times New Roman" w:hAnsi="Times New Roman" w:cs="Times New Roman"/>
                <w:sz w:val="24"/>
                <w:szCs w:val="24"/>
              </w:rPr>
              <w:t>Camila Morales</w:t>
            </w:r>
            <w:r>
              <w:rPr>
                <w:rFonts w:ascii="Times New Roman" w:hAnsi="Times New Roman" w:cs="Times New Roman"/>
                <w:sz w:val="24"/>
                <w:szCs w:val="24"/>
              </w:rPr>
              <w:t xml:space="preserve"> </w:t>
            </w:r>
            <w:r w:rsidRPr="00A16B2F">
              <w:rPr>
                <w:rFonts w:hint="eastAsia"/>
                <w:b w:val="0"/>
                <w:bCs w:val="0"/>
                <w:sz w:val="20"/>
                <w:szCs w:val="20"/>
                <w:lang w:val="es-ES"/>
              </w:rPr>
              <w:t>ⓡ</w:t>
            </w:r>
          </w:p>
          <w:p w14:paraId="40FB53E0" w14:textId="77777777" w:rsidR="00014850" w:rsidRPr="00D24A35" w:rsidRDefault="00014850" w:rsidP="008A6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D24A35">
              <w:rPr>
                <w:rFonts w:ascii="Times New Roman" w:hAnsi="Times New Roman" w:cs="Times New Roman"/>
                <w:b w:val="0"/>
                <w:bCs w:val="0"/>
                <w:sz w:val="24"/>
                <w:szCs w:val="24"/>
              </w:rPr>
              <w:t>University of Texas at Dallas</w:t>
            </w:r>
          </w:p>
        </w:tc>
        <w:tc>
          <w:tcPr>
            <w:tcW w:w="3115" w:type="dxa"/>
            <w:gridSpan w:val="2"/>
            <w:tcBorders>
              <w:bottom w:val="none" w:sz="0" w:space="0" w:color="auto"/>
            </w:tcBorders>
          </w:tcPr>
          <w:p w14:paraId="04CD7FA3" w14:textId="6467E0B6" w:rsidR="00014850" w:rsidRDefault="00014850" w:rsidP="008A6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Julia A. Turner </w:t>
            </w:r>
            <w:r w:rsidRPr="00A16B2F">
              <w:rPr>
                <w:rFonts w:hint="eastAsia"/>
                <w:b w:val="0"/>
                <w:bCs w:val="0"/>
                <w:sz w:val="20"/>
                <w:szCs w:val="20"/>
                <w:lang w:val="es-ES"/>
              </w:rPr>
              <w:t>ⓡ</w:t>
            </w:r>
          </w:p>
          <w:p w14:paraId="5AA639B9" w14:textId="3D37E59D" w:rsidR="00014850" w:rsidRPr="00517927" w:rsidRDefault="00014850" w:rsidP="008A6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b w:val="0"/>
                <w:bCs w:val="0"/>
                <w:sz w:val="24"/>
                <w:szCs w:val="24"/>
              </w:rPr>
              <w:t>Northwestern University</w:t>
            </w:r>
          </w:p>
          <w:p w14:paraId="3601602D" w14:textId="77777777" w:rsidR="00014850" w:rsidRPr="001942D4" w:rsidRDefault="00014850" w:rsidP="008A68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r>
      <w:tr w:rsidR="00014850" w:rsidRPr="00121413" w14:paraId="6C2BF6C7" w14:textId="77777777" w:rsidTr="008A680D">
        <w:trPr>
          <w:gridAfter w:val="1"/>
          <w:wAfter w:w="1805" w:type="dxa"/>
          <w:trHeight w:val="624"/>
        </w:trPr>
        <w:tc>
          <w:tcPr>
            <w:cnfStyle w:val="001000000000" w:firstRow="0" w:lastRow="0" w:firstColumn="1" w:lastColumn="0" w:oddVBand="0" w:evenVBand="0" w:oddHBand="0" w:evenHBand="0" w:firstRowFirstColumn="0" w:firstRowLastColumn="0" w:lastRowFirstColumn="0" w:lastRowLastColumn="0"/>
            <w:tcW w:w="1483" w:type="dxa"/>
          </w:tcPr>
          <w:p w14:paraId="608C2B16" w14:textId="77777777" w:rsidR="00014850" w:rsidRPr="00121413" w:rsidRDefault="00014850" w:rsidP="008A680D">
            <w:pPr>
              <w:jc w:val="center"/>
              <w:rPr>
                <w:rFonts w:ascii="Times New Roman" w:hAnsi="Times New Roman" w:cs="Times New Roman"/>
                <w:b w:val="0"/>
                <w:bCs w:val="0"/>
                <w:sz w:val="24"/>
                <w:szCs w:val="24"/>
              </w:rPr>
            </w:pPr>
          </w:p>
        </w:tc>
        <w:tc>
          <w:tcPr>
            <w:tcW w:w="3149" w:type="dxa"/>
            <w:gridSpan w:val="2"/>
          </w:tcPr>
          <w:p w14:paraId="7C5DE532" w14:textId="2B63AF9B" w:rsidR="00014850" w:rsidRPr="00121413" w:rsidRDefault="00014850" w:rsidP="008A68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Lois</w:t>
            </w:r>
            <w:r w:rsidRPr="00121413">
              <w:rPr>
                <w:rFonts w:ascii="Times New Roman" w:hAnsi="Times New Roman" w:cs="Times New Roman"/>
                <w:b/>
                <w:bCs/>
                <w:sz w:val="24"/>
                <w:szCs w:val="24"/>
              </w:rPr>
              <w:t xml:space="preserve"> </w:t>
            </w:r>
            <w:r>
              <w:rPr>
                <w:rFonts w:ascii="Times New Roman" w:hAnsi="Times New Roman" w:cs="Times New Roman"/>
                <w:b/>
                <w:bCs/>
                <w:sz w:val="24"/>
                <w:szCs w:val="24"/>
              </w:rPr>
              <w:t xml:space="preserve">Miller </w:t>
            </w:r>
            <w:r w:rsidRPr="00517927">
              <w:rPr>
                <w:rFonts w:hint="eastAsia"/>
                <w:sz w:val="20"/>
                <w:szCs w:val="20"/>
                <w:lang w:val="es-ES"/>
              </w:rPr>
              <w:t>ⓡ</w:t>
            </w:r>
          </w:p>
          <w:p w14:paraId="392EB92F" w14:textId="36E9FDDF" w:rsidR="00014850" w:rsidRPr="00014850" w:rsidRDefault="00014850" w:rsidP="008A68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1413">
              <w:rPr>
                <w:rFonts w:ascii="Times New Roman" w:hAnsi="Times New Roman" w:cs="Times New Roman"/>
                <w:sz w:val="24"/>
                <w:szCs w:val="24"/>
              </w:rPr>
              <w:t>University</w:t>
            </w:r>
            <w:r w:rsidRPr="00121413" w:rsidDel="00517927">
              <w:rPr>
                <w:rFonts w:ascii="Times New Roman" w:hAnsi="Times New Roman" w:cs="Times New Roman"/>
                <w:b/>
                <w:bCs/>
                <w:sz w:val="24"/>
                <w:szCs w:val="24"/>
              </w:rPr>
              <w:t xml:space="preserve"> </w:t>
            </w:r>
            <w:r>
              <w:rPr>
                <w:rFonts w:ascii="Times New Roman" w:hAnsi="Times New Roman" w:cs="Times New Roman"/>
                <w:sz w:val="24"/>
                <w:szCs w:val="24"/>
              </w:rPr>
              <w:t>of South Carolina</w:t>
            </w:r>
          </w:p>
        </w:tc>
        <w:tc>
          <w:tcPr>
            <w:tcW w:w="3043" w:type="dxa"/>
            <w:gridSpan w:val="2"/>
          </w:tcPr>
          <w:p w14:paraId="50830A07" w14:textId="0F0EDBD5" w:rsidR="00014850" w:rsidRPr="00517927" w:rsidRDefault="00014850" w:rsidP="008A68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Kalena E.</w:t>
            </w:r>
            <w:r w:rsidRPr="00A16B2F">
              <w:rPr>
                <w:rFonts w:ascii="Times New Roman" w:hAnsi="Times New Roman" w:cs="Times New Roman"/>
                <w:b/>
                <w:bCs/>
                <w:sz w:val="24"/>
                <w:szCs w:val="24"/>
              </w:rPr>
              <w:t xml:space="preserve"> </w:t>
            </w:r>
            <w:r>
              <w:rPr>
                <w:rFonts w:ascii="Times New Roman" w:hAnsi="Times New Roman" w:cs="Times New Roman"/>
                <w:b/>
                <w:bCs/>
                <w:sz w:val="24"/>
                <w:szCs w:val="24"/>
              </w:rPr>
              <w:t xml:space="preserve">Cortes </w:t>
            </w:r>
            <w:r w:rsidRPr="00517927">
              <w:rPr>
                <w:rFonts w:hint="eastAsia"/>
                <w:sz w:val="20"/>
                <w:szCs w:val="20"/>
                <w:lang w:val="es-ES"/>
              </w:rPr>
              <w:t>ⓡ</w:t>
            </w:r>
          </w:p>
          <w:p w14:paraId="4E249319" w14:textId="4F641214" w:rsidR="00014850" w:rsidRPr="00121413" w:rsidRDefault="00014850" w:rsidP="008A68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Texas A&amp;M University</w:t>
            </w:r>
            <w:r w:rsidRPr="00121413" w:rsidDel="00517927">
              <w:rPr>
                <w:rFonts w:ascii="Times New Roman" w:hAnsi="Times New Roman" w:cs="Times New Roman"/>
                <w:b/>
                <w:bCs/>
                <w:sz w:val="24"/>
                <w:szCs w:val="24"/>
              </w:rPr>
              <w:t xml:space="preserve"> </w:t>
            </w:r>
          </w:p>
        </w:tc>
      </w:tr>
    </w:tbl>
    <w:p w14:paraId="1D56D8FF" w14:textId="77777777" w:rsidR="00014850" w:rsidRDefault="00014850" w:rsidP="0096527F">
      <w:pPr>
        <w:jc w:val="center"/>
        <w:rPr>
          <w:rFonts w:ascii="Times New Roman" w:hAnsi="Times New Roman" w:cs="Times New Roman"/>
          <w:sz w:val="28"/>
          <w:szCs w:val="28"/>
        </w:rPr>
      </w:pPr>
    </w:p>
    <w:p w14:paraId="6B5FA52D" w14:textId="6BB1C567" w:rsidR="007616B8" w:rsidRPr="00EE6F1B" w:rsidRDefault="0096527F" w:rsidP="00014850">
      <w:pPr>
        <w:jc w:val="center"/>
        <w:rPr>
          <w:rFonts w:ascii="Times New Roman" w:hAnsi="Times New Roman" w:cs="Times New Roman"/>
          <w:sz w:val="28"/>
          <w:szCs w:val="28"/>
        </w:rPr>
      </w:pPr>
      <w:r w:rsidRPr="00D3514F">
        <w:rPr>
          <w:rFonts w:ascii="Times New Roman" w:hAnsi="Times New Roman" w:cs="Times New Roman"/>
        </w:rPr>
        <w:t>PRELIMINARY – PLEASE DO NOT CITE OR DISTRIBUTE</w:t>
      </w:r>
    </w:p>
    <w:p w14:paraId="1C89D403" w14:textId="5DA2CC47" w:rsidR="0096527F" w:rsidRPr="00D3514F" w:rsidRDefault="0096527F" w:rsidP="0096527F">
      <w:pPr>
        <w:jc w:val="center"/>
        <w:rPr>
          <w:sz w:val="22"/>
          <w:szCs w:val="22"/>
        </w:rPr>
      </w:pPr>
      <w:hyperlink r:id="rId8" w:history="1">
        <w:r w:rsidRPr="00D3514F">
          <w:rPr>
            <w:rStyle w:val="Hyperlink"/>
            <w:rFonts w:ascii="Times New Roman" w:hAnsi="Times New Roman" w:cs="Times New Roman"/>
          </w:rPr>
          <w:t>Click here for the latest version of this draft</w:t>
        </w:r>
      </w:hyperlink>
    </w:p>
    <w:p w14:paraId="3B19C1C4" w14:textId="0F89DA54" w:rsidR="0066620E" w:rsidRPr="009019CD" w:rsidRDefault="0066620E" w:rsidP="0066620E">
      <w:pPr>
        <w:spacing w:before="40"/>
        <w:jc w:val="center"/>
        <w:rPr>
          <w:rFonts w:ascii="Times New Roman" w:hAnsi="Times New Roman" w:cs="Times New Roman"/>
          <w:i/>
          <w:iCs/>
        </w:rPr>
      </w:pPr>
      <w:r w:rsidRPr="009019CD">
        <w:rPr>
          <w:rFonts w:ascii="Times New Roman" w:hAnsi="Times New Roman" w:cs="Times New Roman"/>
          <w:i/>
          <w:iCs/>
        </w:rPr>
        <w:t xml:space="preserve">This version: </w:t>
      </w:r>
      <w:r w:rsidR="00970BC5" w:rsidRPr="009019CD">
        <w:rPr>
          <w:rFonts w:ascii="Times New Roman" w:hAnsi="Times New Roman" w:cs="Times New Roman"/>
          <w:i/>
          <w:iCs/>
        </w:rPr>
        <w:t>February 23, 2026</w:t>
      </w:r>
    </w:p>
    <w:p w14:paraId="4EF8E051" w14:textId="77777777" w:rsidR="00DC4D4C" w:rsidRPr="00EE6183" w:rsidRDefault="00DC4D4C" w:rsidP="00E635ED">
      <w:pPr>
        <w:jc w:val="center"/>
      </w:pPr>
    </w:p>
    <w:p w14:paraId="575E9DC3" w14:textId="109C549B" w:rsidR="00EE6183" w:rsidRPr="00014850" w:rsidRDefault="00EE6183" w:rsidP="00EE6183">
      <w:pPr>
        <w:jc w:val="both"/>
        <w:rPr>
          <w:rFonts w:ascii="Times New Roman" w:hAnsi="Times New Roman" w:cs="Times New Roman"/>
          <w:color w:val="000000"/>
          <w:sz w:val="23"/>
          <w:szCs w:val="23"/>
        </w:rPr>
      </w:pPr>
      <w:r w:rsidRPr="00014850">
        <w:rPr>
          <w:rFonts w:ascii="Times New Roman" w:hAnsi="Times New Roman" w:cs="Times New Roman"/>
          <w:b/>
          <w:bCs/>
          <w:smallCaps/>
          <w:color w:val="000000"/>
          <w:sz w:val="23"/>
          <w:szCs w:val="23"/>
        </w:rPr>
        <w:t>Abstract:</w:t>
      </w:r>
      <w:r w:rsidRPr="00014850">
        <w:rPr>
          <w:rFonts w:ascii="Times New Roman" w:hAnsi="Times New Roman" w:cs="Times New Roman"/>
          <w:color w:val="000000"/>
          <w:sz w:val="23"/>
          <w:szCs w:val="23"/>
        </w:rPr>
        <w:t xml:space="preserve"> </w:t>
      </w:r>
      <w:r w:rsidR="002C4309" w:rsidRPr="00014850">
        <w:rPr>
          <w:rFonts w:ascii="Times New Roman" w:hAnsi="Times New Roman" w:cs="Times New Roman"/>
          <w:color w:val="000000"/>
          <w:sz w:val="23"/>
          <w:szCs w:val="23"/>
        </w:rPr>
        <w:t xml:space="preserve">Despite large returns to postsecondary education, disparities in degree attainment across </w:t>
      </w:r>
      <w:r w:rsidR="00C15BFC" w:rsidRPr="00014850">
        <w:rPr>
          <w:rFonts w:ascii="Times New Roman" w:hAnsi="Times New Roman" w:cs="Times New Roman"/>
          <w:color w:val="000000"/>
          <w:sz w:val="23"/>
          <w:szCs w:val="23"/>
        </w:rPr>
        <w:t xml:space="preserve">income and </w:t>
      </w:r>
      <w:r w:rsidR="002C4309" w:rsidRPr="00014850">
        <w:rPr>
          <w:rFonts w:ascii="Times New Roman" w:hAnsi="Times New Roman" w:cs="Times New Roman"/>
          <w:color w:val="000000"/>
          <w:sz w:val="23"/>
          <w:szCs w:val="23"/>
        </w:rPr>
        <w:t xml:space="preserve">racial-ethnic groups persist, leading policymakers to explore alternative strategies for increasing postsecondary access and success. Community College Baccalaureate (CCB) programs have emerged as one alternative, offering more affordable and accessible pathways to bachelor’s degrees. However, little is known about their value in the labor market. To understand how completing a CCB degree may impact graduates’ labor market prospects, we conduct a resume audit study in which we submit fictitious applications to real job postings, experimentally assigning the institution attended, degree awarded, and applicant race and ethnicity. In this pilot study, we focus on early childhood education (ECE) programs, which may be particularly impactful for women of color, who are overrepresented in the ECE workforce, often in low-wage positions. </w:t>
      </w:r>
      <w:r w:rsidR="004B12AD" w:rsidRPr="00014850">
        <w:rPr>
          <w:rFonts w:ascii="Times New Roman" w:hAnsi="Times New Roman" w:cs="Times New Roman"/>
          <w:color w:val="000000"/>
          <w:sz w:val="23"/>
          <w:szCs w:val="23"/>
        </w:rPr>
        <w:t>We find that CCB degrees are viewed comparably</w:t>
      </w:r>
      <w:r w:rsidR="009D3C3C">
        <w:rPr>
          <w:rFonts w:ascii="Times New Roman" w:hAnsi="Times New Roman" w:cs="Times New Roman"/>
          <w:color w:val="000000"/>
          <w:sz w:val="23"/>
          <w:szCs w:val="23"/>
        </w:rPr>
        <w:t xml:space="preserve"> </w:t>
      </w:r>
      <w:r w:rsidR="004B12AD" w:rsidRPr="00014850">
        <w:rPr>
          <w:rFonts w:ascii="Times New Roman" w:hAnsi="Times New Roman" w:cs="Times New Roman"/>
          <w:color w:val="000000"/>
          <w:sz w:val="23"/>
          <w:szCs w:val="23"/>
        </w:rPr>
        <w:t>to</w:t>
      </w:r>
      <w:r w:rsidR="009D3C3C">
        <w:rPr>
          <w:rFonts w:ascii="Times New Roman" w:hAnsi="Times New Roman" w:cs="Times New Roman"/>
          <w:color w:val="000000"/>
          <w:sz w:val="23"/>
          <w:szCs w:val="23"/>
        </w:rPr>
        <w:t xml:space="preserve"> both </w:t>
      </w:r>
      <w:r w:rsidR="004B12AD" w:rsidRPr="00014850">
        <w:rPr>
          <w:rFonts w:ascii="Times New Roman" w:hAnsi="Times New Roman" w:cs="Times New Roman"/>
          <w:color w:val="000000"/>
          <w:sz w:val="23"/>
          <w:szCs w:val="23"/>
        </w:rPr>
        <w:t>traditional bachelor’s degrees</w:t>
      </w:r>
      <w:r w:rsidR="009D3C3C">
        <w:rPr>
          <w:rFonts w:ascii="Times New Roman" w:hAnsi="Times New Roman" w:cs="Times New Roman"/>
          <w:color w:val="000000"/>
          <w:sz w:val="23"/>
          <w:szCs w:val="23"/>
        </w:rPr>
        <w:t xml:space="preserve"> and associate degrees</w:t>
      </w:r>
      <w:r w:rsidR="004B12AD" w:rsidRPr="00014850">
        <w:rPr>
          <w:rFonts w:ascii="Times New Roman" w:hAnsi="Times New Roman" w:cs="Times New Roman"/>
          <w:color w:val="000000"/>
          <w:sz w:val="23"/>
          <w:szCs w:val="23"/>
        </w:rPr>
        <w:t xml:space="preserve"> by employers in this setting, </w:t>
      </w:r>
      <w:r w:rsidR="00A8043E" w:rsidRPr="00014850">
        <w:rPr>
          <w:rFonts w:ascii="Times New Roman" w:hAnsi="Times New Roman" w:cs="Times New Roman"/>
          <w:color w:val="000000"/>
          <w:sz w:val="23"/>
          <w:szCs w:val="23"/>
        </w:rPr>
        <w:t xml:space="preserve">with similar </w:t>
      </w:r>
      <w:r w:rsidR="0063005D" w:rsidRPr="00014850">
        <w:rPr>
          <w:rFonts w:ascii="Times New Roman" w:hAnsi="Times New Roman" w:cs="Times New Roman"/>
          <w:color w:val="000000"/>
          <w:sz w:val="23"/>
          <w:szCs w:val="23"/>
        </w:rPr>
        <w:t>rates of callbacks across degree types</w:t>
      </w:r>
      <w:r w:rsidR="004B12AD" w:rsidRPr="00014850">
        <w:rPr>
          <w:rFonts w:ascii="Times New Roman" w:hAnsi="Times New Roman" w:cs="Times New Roman"/>
          <w:color w:val="000000"/>
          <w:sz w:val="23"/>
          <w:szCs w:val="23"/>
        </w:rPr>
        <w:t>.</w:t>
      </w:r>
      <w:r w:rsidR="009D3C3C">
        <w:rPr>
          <w:rFonts w:ascii="Times New Roman" w:hAnsi="Times New Roman" w:cs="Times New Roman"/>
          <w:color w:val="000000"/>
          <w:sz w:val="23"/>
          <w:szCs w:val="23"/>
        </w:rPr>
        <w:t xml:space="preserve"> </w:t>
      </w:r>
      <w:r w:rsidR="004B12AD" w:rsidRPr="00014850">
        <w:rPr>
          <w:rFonts w:ascii="Times New Roman" w:hAnsi="Times New Roman" w:cs="Times New Roman"/>
          <w:color w:val="000000"/>
          <w:sz w:val="23"/>
          <w:szCs w:val="23"/>
        </w:rPr>
        <w:t>These findings will inform</w:t>
      </w:r>
      <w:r w:rsidR="002C4309" w:rsidRPr="00014850">
        <w:rPr>
          <w:rFonts w:ascii="Times New Roman" w:hAnsi="Times New Roman" w:cs="Times New Roman"/>
          <w:color w:val="000000"/>
          <w:sz w:val="23"/>
          <w:szCs w:val="23"/>
        </w:rPr>
        <w:t xml:space="preserve"> larger audit study in other fast-growing CCB programs (i.e., business, </w:t>
      </w:r>
      <w:r w:rsidR="00431F62" w:rsidRPr="00014850">
        <w:rPr>
          <w:rFonts w:ascii="Times New Roman" w:hAnsi="Times New Roman" w:cs="Times New Roman"/>
          <w:color w:val="000000"/>
          <w:sz w:val="23"/>
          <w:szCs w:val="23"/>
        </w:rPr>
        <w:t>information technology</w:t>
      </w:r>
      <w:r w:rsidR="002C4309" w:rsidRPr="00014850">
        <w:rPr>
          <w:rFonts w:ascii="Times New Roman" w:hAnsi="Times New Roman" w:cs="Times New Roman"/>
          <w:color w:val="000000"/>
          <w:sz w:val="23"/>
          <w:szCs w:val="23"/>
        </w:rPr>
        <w:t>, and health</w:t>
      </w:r>
      <w:r w:rsidR="0059529E" w:rsidRPr="00014850">
        <w:rPr>
          <w:rFonts w:ascii="Times New Roman" w:hAnsi="Times New Roman" w:cs="Times New Roman"/>
          <w:color w:val="000000"/>
          <w:sz w:val="23"/>
          <w:szCs w:val="23"/>
        </w:rPr>
        <w:t>care</w:t>
      </w:r>
      <w:r w:rsidR="002C4309" w:rsidRPr="00014850">
        <w:rPr>
          <w:rFonts w:ascii="Times New Roman" w:hAnsi="Times New Roman" w:cs="Times New Roman"/>
          <w:color w:val="000000"/>
          <w:sz w:val="23"/>
          <w:szCs w:val="23"/>
        </w:rPr>
        <w:t>) across the U.S.</w:t>
      </w:r>
    </w:p>
    <w:p w14:paraId="7527A8D7" w14:textId="0FC5BAB7" w:rsidR="005536F3" w:rsidRPr="00014850" w:rsidRDefault="00EE6183" w:rsidP="00EE6183">
      <w:pPr>
        <w:jc w:val="both"/>
        <w:rPr>
          <w:rFonts w:ascii="Times New Roman" w:hAnsi="Times New Roman" w:cs="Times New Roman"/>
          <w:sz w:val="23"/>
          <w:szCs w:val="23"/>
        </w:rPr>
      </w:pPr>
      <w:r w:rsidRPr="00014850">
        <w:rPr>
          <w:rFonts w:ascii="Times New Roman" w:hAnsi="Times New Roman" w:cs="Times New Roman"/>
          <w:b/>
          <w:bCs/>
          <w:smallCaps/>
          <w:sz w:val="23"/>
          <w:szCs w:val="23"/>
        </w:rPr>
        <w:t>JEL Codes:</w:t>
      </w:r>
      <w:r w:rsidRPr="00014850">
        <w:rPr>
          <w:rFonts w:ascii="Times New Roman" w:hAnsi="Times New Roman" w:cs="Times New Roman"/>
          <w:b/>
          <w:bCs/>
          <w:sz w:val="23"/>
          <w:szCs w:val="23"/>
        </w:rPr>
        <w:t xml:space="preserve"> </w:t>
      </w:r>
      <w:r w:rsidRPr="00014850">
        <w:rPr>
          <w:rFonts w:ascii="Times New Roman" w:hAnsi="Times New Roman" w:cs="Times New Roman"/>
          <w:sz w:val="23"/>
          <w:szCs w:val="23"/>
        </w:rPr>
        <w:t>I21, I23, I24</w:t>
      </w:r>
    </w:p>
    <w:p w14:paraId="55074C75" w14:textId="6B986FAA" w:rsidR="00EE6183" w:rsidRPr="00014850" w:rsidRDefault="00EE6183" w:rsidP="00EE6183">
      <w:pPr>
        <w:jc w:val="both"/>
        <w:rPr>
          <w:rFonts w:ascii="Times New Roman" w:hAnsi="Times New Roman" w:cs="Times New Roman"/>
          <w:sz w:val="23"/>
          <w:szCs w:val="23"/>
        </w:rPr>
      </w:pPr>
      <w:r w:rsidRPr="00014850">
        <w:rPr>
          <w:rFonts w:ascii="Times New Roman" w:hAnsi="Times New Roman" w:cs="Times New Roman"/>
          <w:b/>
          <w:bCs/>
          <w:smallCaps/>
          <w:sz w:val="23"/>
          <w:szCs w:val="23"/>
        </w:rPr>
        <w:t>Keywords:</w:t>
      </w:r>
      <w:r w:rsidRPr="00014850">
        <w:rPr>
          <w:rFonts w:ascii="Times New Roman" w:hAnsi="Times New Roman" w:cs="Times New Roman"/>
          <w:sz w:val="23"/>
          <w:szCs w:val="23"/>
        </w:rPr>
        <w:t xml:space="preserve"> </w:t>
      </w:r>
      <w:r w:rsidRPr="00014850">
        <w:rPr>
          <w:rFonts w:ascii="Times New Roman" w:hAnsi="Times New Roman" w:cs="Times New Roman"/>
          <w:color w:val="000000"/>
          <w:sz w:val="23"/>
          <w:szCs w:val="23"/>
        </w:rPr>
        <w:t xml:space="preserve">community college baccalaureate; </w:t>
      </w:r>
      <w:r w:rsidRPr="00014850">
        <w:rPr>
          <w:rFonts w:ascii="Times New Roman" w:hAnsi="Times New Roman" w:cs="Times New Roman"/>
          <w:sz w:val="23"/>
          <w:szCs w:val="23"/>
        </w:rPr>
        <w:t xml:space="preserve">college accessibility; college choices; college attainment; </w:t>
      </w:r>
      <w:r w:rsidRPr="00014850">
        <w:rPr>
          <w:rFonts w:ascii="Times New Roman" w:hAnsi="Times New Roman" w:cs="Times New Roman"/>
          <w:color w:val="000000"/>
          <w:sz w:val="23"/>
          <w:szCs w:val="23"/>
        </w:rPr>
        <w:t>associate degree;</w:t>
      </w:r>
      <w:r w:rsidRPr="00014850">
        <w:rPr>
          <w:rFonts w:ascii="Times New Roman" w:hAnsi="Times New Roman" w:cs="Times New Roman"/>
          <w:sz w:val="23"/>
          <w:szCs w:val="23"/>
        </w:rPr>
        <w:t xml:space="preserve"> </w:t>
      </w:r>
      <w:r w:rsidRPr="00014850">
        <w:rPr>
          <w:rFonts w:ascii="Times New Roman" w:hAnsi="Times New Roman" w:cs="Times New Roman"/>
          <w:color w:val="000000"/>
          <w:sz w:val="23"/>
          <w:szCs w:val="23"/>
        </w:rPr>
        <w:t>bachelor’s degree;</w:t>
      </w:r>
      <w:r w:rsidRPr="00014850">
        <w:rPr>
          <w:rFonts w:ascii="Times New Roman" w:hAnsi="Times New Roman" w:cs="Times New Roman"/>
          <w:sz w:val="23"/>
          <w:szCs w:val="23"/>
        </w:rPr>
        <w:t xml:space="preserve"> community colleges; two-year colleges; four-year colleges; public postsecondary institutions</w:t>
      </w:r>
    </w:p>
    <w:p w14:paraId="7E3EE545" w14:textId="5AD92DAB" w:rsidR="00DB22AC" w:rsidRPr="00D31D78" w:rsidRDefault="00DB22AC" w:rsidP="007207FF">
      <w:pPr>
        <w:pStyle w:val="ListParagraph"/>
        <w:numPr>
          <w:ilvl w:val="0"/>
          <w:numId w:val="1"/>
        </w:numPr>
        <w:spacing w:afterLines="100" w:after="240" w:line="360" w:lineRule="auto"/>
        <w:ind w:left="720"/>
        <w:rPr>
          <w:rFonts w:ascii="Times New Roman" w:eastAsia="Times New Roman" w:hAnsi="Times New Roman" w:cs="Times New Roman"/>
          <w:b/>
          <w:bCs/>
          <w:smallCaps/>
          <w:color w:val="000000" w:themeColor="text1"/>
        </w:rPr>
      </w:pPr>
      <w:r w:rsidRPr="00D31D78">
        <w:rPr>
          <w:rFonts w:ascii="Times New Roman" w:eastAsia="Times New Roman" w:hAnsi="Times New Roman" w:cs="Times New Roman"/>
          <w:b/>
          <w:bCs/>
          <w:smallCaps/>
          <w:color w:val="000000" w:themeColor="text1"/>
        </w:rPr>
        <w:lastRenderedPageBreak/>
        <w:t>Introduction</w:t>
      </w:r>
    </w:p>
    <w:p w14:paraId="1133856B" w14:textId="1692F87B" w:rsidR="00AC6CA2" w:rsidRDefault="00022B53" w:rsidP="00E635ED">
      <w:pPr>
        <w:spacing w:afterLines="100" w:after="240" w:line="360" w:lineRule="auto"/>
        <w:ind w:firstLine="720"/>
        <w:jc w:val="both"/>
        <w:rPr>
          <w:rFonts w:ascii="Times New Roman" w:eastAsia="Times New Roman" w:hAnsi="Times New Roman" w:cs="Times New Roman"/>
          <w:color w:val="000000" w:themeColor="text1"/>
        </w:rPr>
      </w:pPr>
      <w:r w:rsidRPr="007F2AE5">
        <w:rPr>
          <w:rFonts w:ascii="Times New Roman" w:eastAsia="Times New Roman" w:hAnsi="Times New Roman" w:cs="Times New Roman"/>
          <w:color w:val="000000" w:themeColor="text1"/>
        </w:rPr>
        <w:t>The labor market returns to postsecondary education have risen substantially in recent decades, reflecting structural changes in the US economy and growing demand for skilled workers (Autor, 2014; Ashworth &amp; Ransom, 2019). The percentage of jobs requiring at least a bachelor’s degree has more than doubled since the 1970s, rising from 16% to nearly 36%, and projections indicate continued growth in the kinds of occupations requiring some form of postsecondary credential (Carnevale, Smith, &amp; Strohl, 2013; Carnevale, Smith, Van Der Werf, &amp; Quinn, 2023). Although bachelor’s degree attainment has also increased meaningfully over time, progress has been markedly uneven. Over the past three decades, gaps in college attendance and bachelor’s degree completion have widened between underrepresented minority (URM) and non-URM students, and between low- and high-income students (Cahalan et al., 2021; Reber &amp; Smith, 2023). Consequently, broadening pathways to a bachelor’s degree is key to meeting a growing demand for skilled labor and expanding access to the economic mobility higher education affords.</w:t>
      </w:r>
      <w:r>
        <w:rPr>
          <w:rFonts w:ascii="Times New Roman" w:eastAsia="Times New Roman" w:hAnsi="Times New Roman" w:cs="Times New Roman"/>
          <w:color w:val="000000" w:themeColor="text1"/>
        </w:rPr>
        <w:t xml:space="preserve"> </w:t>
      </w:r>
    </w:p>
    <w:p w14:paraId="5400BC1F" w14:textId="67D2479E" w:rsidR="007C7F83" w:rsidRDefault="007C7F83" w:rsidP="007C7F83">
      <w:pPr>
        <w:spacing w:afterLines="100" w:after="240" w:line="360" w:lineRule="auto"/>
        <w:ind w:firstLine="720"/>
        <w:jc w:val="both"/>
        <w:rPr>
          <w:rFonts w:ascii="Times New Roman" w:eastAsia="Times New Roman" w:hAnsi="Times New Roman" w:cs="Times New Roman"/>
          <w:color w:val="000000" w:themeColor="text1"/>
        </w:rPr>
      </w:pPr>
      <w:r w:rsidRPr="00AD2A00">
        <w:rPr>
          <w:rFonts w:ascii="Times New Roman" w:eastAsia="Times New Roman" w:hAnsi="Times New Roman" w:cs="Times New Roman"/>
          <w:color w:val="000000" w:themeColor="text1"/>
        </w:rPr>
        <w:t xml:space="preserve">Policy interventions aimed at increasing postsecondary </w:t>
      </w:r>
      <w:r w:rsidR="00022B53">
        <w:rPr>
          <w:rFonts w:ascii="Times New Roman" w:eastAsia="Times New Roman" w:hAnsi="Times New Roman" w:cs="Times New Roman"/>
          <w:color w:val="000000" w:themeColor="text1"/>
        </w:rPr>
        <w:t xml:space="preserve">enrollment and </w:t>
      </w:r>
      <w:r w:rsidRPr="00AD2A00">
        <w:rPr>
          <w:rFonts w:ascii="Times New Roman" w:eastAsia="Times New Roman" w:hAnsi="Times New Roman" w:cs="Times New Roman"/>
          <w:color w:val="000000" w:themeColor="text1"/>
        </w:rPr>
        <w:t xml:space="preserve">success </w:t>
      </w:r>
      <w:r w:rsidR="00ED40D5" w:rsidRPr="00AD2A00">
        <w:rPr>
          <w:rFonts w:ascii="Times New Roman" w:eastAsia="Times New Roman" w:hAnsi="Times New Roman" w:cs="Times New Roman"/>
          <w:color w:val="000000" w:themeColor="text1"/>
        </w:rPr>
        <w:t>largely</w:t>
      </w:r>
      <w:r w:rsidRPr="00AD2A00">
        <w:rPr>
          <w:rFonts w:ascii="Times New Roman" w:eastAsia="Times New Roman" w:hAnsi="Times New Roman" w:cs="Times New Roman"/>
          <w:color w:val="000000" w:themeColor="text1"/>
        </w:rPr>
        <w:t xml:space="preserve"> focus on increasing access to four-year institutions</w:t>
      </w:r>
      <w:r w:rsidR="00550DF2" w:rsidRPr="00AD2A00">
        <w:rPr>
          <w:rFonts w:ascii="Times New Roman" w:eastAsia="Times New Roman" w:hAnsi="Times New Roman" w:cs="Times New Roman"/>
          <w:color w:val="000000" w:themeColor="text1"/>
        </w:rPr>
        <w:t>. These efforts often</w:t>
      </w:r>
      <w:r w:rsidRPr="00AD2A00">
        <w:rPr>
          <w:rFonts w:ascii="Times New Roman" w:eastAsia="Times New Roman" w:hAnsi="Times New Roman" w:cs="Times New Roman"/>
          <w:color w:val="000000" w:themeColor="text1"/>
        </w:rPr>
        <w:t xml:space="preserve"> addres</w:t>
      </w:r>
      <w:r w:rsidR="00550DF2" w:rsidRPr="00AD2A00">
        <w:rPr>
          <w:rFonts w:ascii="Times New Roman" w:eastAsia="Times New Roman" w:hAnsi="Times New Roman" w:cs="Times New Roman"/>
          <w:color w:val="000000" w:themeColor="text1"/>
        </w:rPr>
        <w:t>s</w:t>
      </w:r>
      <w:r w:rsidRPr="00AD2A00">
        <w:rPr>
          <w:rFonts w:ascii="Times New Roman" w:eastAsia="Times New Roman" w:hAnsi="Times New Roman" w:cs="Times New Roman"/>
          <w:color w:val="000000" w:themeColor="text1"/>
        </w:rPr>
        <w:t xml:space="preserve"> demand-side barriers that are well documented in the literature, such as college preparation in the K-12 sector, financial aid and credit constraints, and informational barriers (see Dynarski, Page, &amp; Scott-Clayton, 2022 and Dynarski et al., 2022 for comprehensive literature reviews). Many of these interventions have proven successful and have led to large-scale reforms</w:t>
      </w:r>
      <w:r w:rsidR="00A47EB6" w:rsidRPr="00AD2A00">
        <w:rPr>
          <w:rFonts w:ascii="Times New Roman" w:eastAsia="Times New Roman" w:hAnsi="Times New Roman" w:cs="Times New Roman"/>
          <w:color w:val="000000" w:themeColor="text1"/>
        </w:rPr>
        <w:t xml:space="preserve">, such as required standardized testing regimes (Goodman, 2016; Hyman, 2017), mandated FAFSA completion (Deneault, 2023), and </w:t>
      </w:r>
      <w:r w:rsidR="00186484" w:rsidRPr="00AD2A00">
        <w:rPr>
          <w:rFonts w:ascii="Times New Roman" w:eastAsia="Times New Roman" w:hAnsi="Times New Roman" w:cs="Times New Roman"/>
          <w:color w:val="000000" w:themeColor="text1"/>
        </w:rPr>
        <w:t>direct</w:t>
      </w:r>
      <w:r w:rsidR="00482F64" w:rsidRPr="00AD2A00">
        <w:rPr>
          <w:rFonts w:ascii="Times New Roman" w:eastAsia="Times New Roman" w:hAnsi="Times New Roman" w:cs="Times New Roman"/>
          <w:color w:val="000000" w:themeColor="text1"/>
        </w:rPr>
        <w:t xml:space="preserve"> admissions programs (</w:t>
      </w:r>
      <w:r w:rsidR="00186484" w:rsidRPr="00AD2A00">
        <w:rPr>
          <w:rFonts w:ascii="Times New Roman" w:eastAsia="Times New Roman" w:hAnsi="Times New Roman" w:cs="Times New Roman"/>
          <w:color w:val="000000" w:themeColor="text1"/>
        </w:rPr>
        <w:t>Odle &amp; Delaney, 2025</w:t>
      </w:r>
      <w:r w:rsidR="00482F64" w:rsidRPr="00AD2A00">
        <w:rPr>
          <w:rFonts w:ascii="Times New Roman" w:eastAsia="Times New Roman" w:hAnsi="Times New Roman" w:cs="Times New Roman"/>
          <w:color w:val="000000" w:themeColor="text1"/>
        </w:rPr>
        <w:t>)</w:t>
      </w:r>
      <w:r w:rsidR="00A47EB6" w:rsidRPr="00AD2A00">
        <w:rPr>
          <w:rFonts w:ascii="Times New Roman" w:eastAsia="Times New Roman" w:hAnsi="Times New Roman" w:cs="Times New Roman"/>
          <w:color w:val="000000" w:themeColor="text1"/>
        </w:rPr>
        <w:t>.</w:t>
      </w:r>
      <w:r w:rsidR="00482F64" w:rsidRPr="00AD2A00">
        <w:rPr>
          <w:rFonts w:ascii="Times New Roman" w:eastAsia="Times New Roman" w:hAnsi="Times New Roman" w:cs="Times New Roman"/>
          <w:color w:val="000000" w:themeColor="text1"/>
        </w:rPr>
        <w:t xml:space="preserve"> </w:t>
      </w:r>
      <w:r w:rsidRPr="00AD2A00">
        <w:rPr>
          <w:rFonts w:ascii="Times New Roman" w:eastAsia="Times New Roman" w:hAnsi="Times New Roman" w:cs="Times New Roman"/>
          <w:color w:val="000000" w:themeColor="text1"/>
        </w:rPr>
        <w:t xml:space="preserve">However, </w:t>
      </w:r>
      <w:r w:rsidR="00482F64" w:rsidRPr="00AD2A00">
        <w:rPr>
          <w:rFonts w:ascii="Times New Roman" w:eastAsia="Times New Roman" w:hAnsi="Times New Roman" w:cs="Times New Roman"/>
          <w:color w:val="000000" w:themeColor="text1"/>
        </w:rPr>
        <w:t xml:space="preserve">these policy changes largely </w:t>
      </w:r>
      <w:r w:rsidRPr="00AD2A00">
        <w:rPr>
          <w:rFonts w:ascii="Times New Roman" w:eastAsia="Times New Roman" w:hAnsi="Times New Roman" w:cs="Times New Roman"/>
          <w:color w:val="000000" w:themeColor="text1"/>
        </w:rPr>
        <w:t>presume that the path to a bachelor’s degree runs through traditional four-year colleges and universities, underemphasizing the role of community colleges as a central access point to higher education.</w:t>
      </w:r>
      <w:r w:rsidR="005C4E34" w:rsidRPr="00AD2A00">
        <w:rPr>
          <w:rFonts w:ascii="Times New Roman" w:eastAsia="Times New Roman" w:hAnsi="Times New Roman" w:cs="Times New Roman"/>
          <w:color w:val="000000" w:themeColor="text1"/>
        </w:rPr>
        <w:t xml:space="preserve"> When they do consider community colleges, it is usually through their transfer function</w:t>
      </w:r>
      <w:r w:rsidR="00D40ED0" w:rsidRPr="00AD2A00">
        <w:rPr>
          <w:rFonts w:ascii="Times New Roman" w:eastAsia="Times New Roman" w:hAnsi="Times New Roman" w:cs="Times New Roman"/>
          <w:color w:val="000000" w:themeColor="text1"/>
        </w:rPr>
        <w:t>, but while the majority of students who begin at a community college intend to transfer to a four-year to earn a bachelor’s degree, only about one-third transfer and only half of those who transfer earn a bachelor’s degree within six years (Velasco et al, 2024).</w:t>
      </w:r>
      <w:r w:rsidR="00082807">
        <w:rPr>
          <w:rFonts w:ascii="Times New Roman" w:eastAsia="Times New Roman" w:hAnsi="Times New Roman" w:cs="Times New Roman"/>
          <w:color w:val="000000" w:themeColor="text1"/>
        </w:rPr>
        <w:t xml:space="preserve"> </w:t>
      </w:r>
      <w:r w:rsidR="00D40ED0" w:rsidRPr="00AD2A00">
        <w:rPr>
          <w:rFonts w:ascii="Times New Roman" w:eastAsia="Times New Roman" w:hAnsi="Times New Roman" w:cs="Times New Roman"/>
          <w:color w:val="000000" w:themeColor="text1"/>
        </w:rPr>
        <w:t xml:space="preserve"> Even those students who do successfully transfer and earn a bachelor’s degree might not reap labor market rewards (Miller, 2025).</w:t>
      </w:r>
    </w:p>
    <w:p w14:paraId="37A01F10" w14:textId="7EF058ED" w:rsidR="00967012" w:rsidRDefault="003919A1" w:rsidP="00022B53">
      <w:pPr>
        <w:spacing w:afterLines="100" w:after="240" w:line="36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In this paper, we evaluate the labor market outcomes of a growing, yet understudied, pathway to a bachelor’s degree – the community college baccalaureate (CCB). Offered across </w:t>
      </w:r>
      <w:r w:rsidR="00ED40D5" w:rsidRPr="00D31D78">
        <w:rPr>
          <w:rFonts w:ascii="Times New Roman" w:eastAsia="Times New Roman" w:hAnsi="Times New Roman" w:cs="Times New Roman"/>
          <w:color w:val="000000" w:themeColor="text1"/>
        </w:rPr>
        <w:t>24 states (Community College Baccalaureate Association &amp; Bragg &amp; Associates, Inc., 2024)</w:t>
      </w:r>
      <w:r>
        <w:rPr>
          <w:rFonts w:ascii="Times New Roman" w:eastAsia="Times New Roman" w:hAnsi="Times New Roman" w:cs="Times New Roman"/>
          <w:color w:val="000000" w:themeColor="text1"/>
        </w:rPr>
        <w:t>, CCB programs</w:t>
      </w:r>
      <w:r w:rsidR="00E8658E">
        <w:rPr>
          <w:rFonts w:ascii="Times New Roman" w:eastAsia="Times New Roman" w:hAnsi="Times New Roman" w:cs="Times New Roman"/>
          <w:color w:val="000000" w:themeColor="text1"/>
        </w:rPr>
        <w:t xml:space="preserve"> allow community college students to complete their bachelor’s degree without having to transfer to a traditional four-year </w:t>
      </w:r>
      <w:r w:rsidR="001638F1">
        <w:rPr>
          <w:rFonts w:ascii="Times New Roman" w:eastAsia="Times New Roman" w:hAnsi="Times New Roman" w:cs="Times New Roman"/>
          <w:color w:val="000000" w:themeColor="text1"/>
        </w:rPr>
        <w:t>institution</w:t>
      </w:r>
      <w:r w:rsidR="00E8658E">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00CF164E">
        <w:rPr>
          <w:rFonts w:ascii="Times New Roman" w:eastAsia="Times New Roman" w:hAnsi="Times New Roman" w:cs="Times New Roman"/>
          <w:color w:val="000000" w:themeColor="text1"/>
        </w:rPr>
        <w:t xml:space="preserve">In addition to being more accessible financially and academically, community colleges are more geographically accessible, which may be particularly important for URM and low-income students who are more sensitive to the distance they must travel to reach college </w:t>
      </w:r>
      <w:r w:rsidR="00CF164E" w:rsidRPr="00D31D78">
        <w:rPr>
          <w:rFonts w:ascii="Times New Roman" w:eastAsia="Times New Roman" w:hAnsi="Times New Roman" w:cs="Times New Roman"/>
          <w:color w:val="000000" w:themeColor="text1"/>
        </w:rPr>
        <w:t>(Acton, Cortes, &amp; Morales, 2024; Acton, Cortes, Miller, &amp; Morales, 2024)</w:t>
      </w:r>
      <w:r w:rsidR="00CF164E">
        <w:rPr>
          <w:rFonts w:ascii="Times New Roman" w:eastAsia="Times New Roman" w:hAnsi="Times New Roman" w:cs="Times New Roman"/>
          <w:color w:val="000000" w:themeColor="text1"/>
        </w:rPr>
        <w:t>.</w:t>
      </w:r>
      <w:r w:rsidR="00AC6CA2">
        <w:rPr>
          <w:rFonts w:ascii="Times New Roman" w:eastAsia="Times New Roman" w:hAnsi="Times New Roman" w:cs="Times New Roman"/>
          <w:color w:val="000000" w:themeColor="text1"/>
        </w:rPr>
        <w:t xml:space="preserve"> </w:t>
      </w:r>
      <w:r w:rsidR="00022B53">
        <w:rPr>
          <w:rFonts w:ascii="Times New Roman" w:eastAsia="Times New Roman" w:hAnsi="Times New Roman" w:cs="Times New Roman"/>
          <w:color w:val="000000" w:themeColor="text1"/>
        </w:rPr>
        <w:t xml:space="preserve">Thus, CCB programs may offer a path to increasing overall bachelor’s degree attainment, while also reducing completion disparities by race-ethnicity and income. However, their potential as an effective mechanism to broaden economic opportunity ultimately depends on whether this new degree is perceived favorably in the labor market. </w:t>
      </w:r>
    </w:p>
    <w:p w14:paraId="36F337AC" w14:textId="0647A0BA" w:rsidR="00CF164E" w:rsidRDefault="00E8658E" w:rsidP="00ED40D5">
      <w:pPr>
        <w:spacing w:afterLines="100" w:after="240" w:line="36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 order for community colleges to offer bachelor’s degrees, states must pass legislation allowing them to do so.</w:t>
      </w:r>
      <w:r w:rsidR="00623A4D">
        <w:rPr>
          <w:rFonts w:ascii="Times New Roman" w:eastAsia="Times New Roman" w:hAnsi="Times New Roman" w:cs="Times New Roman"/>
          <w:color w:val="000000" w:themeColor="text1"/>
        </w:rPr>
        <w:t xml:space="preserve"> Although the first CCBs were authorized by</w:t>
      </w:r>
      <w:r>
        <w:rPr>
          <w:rFonts w:ascii="Times New Roman" w:eastAsia="Times New Roman" w:hAnsi="Times New Roman" w:cs="Times New Roman"/>
          <w:color w:val="000000" w:themeColor="text1"/>
        </w:rPr>
        <w:t xml:space="preserve"> West Virginia in 1989,</w:t>
      </w:r>
      <w:r w:rsidR="00623A4D">
        <w:rPr>
          <w:rFonts w:ascii="Times New Roman" w:eastAsia="Times New Roman" w:hAnsi="Times New Roman" w:cs="Times New Roman"/>
          <w:color w:val="000000" w:themeColor="text1"/>
        </w:rPr>
        <w:t xml:space="preserve"> most of the growth of CCB programs has been in more</w:t>
      </w:r>
      <w:r>
        <w:rPr>
          <w:rFonts w:ascii="Times New Roman" w:eastAsia="Times New Roman" w:hAnsi="Times New Roman" w:cs="Times New Roman"/>
          <w:color w:val="000000" w:themeColor="text1"/>
        </w:rPr>
        <w:t xml:space="preserve"> </w:t>
      </w:r>
      <w:r w:rsidRPr="00D31D78">
        <w:rPr>
          <w:rFonts w:ascii="Times New Roman" w:eastAsia="Times New Roman" w:hAnsi="Times New Roman" w:cs="Times New Roman"/>
          <w:color w:val="000000" w:themeColor="text1"/>
        </w:rPr>
        <w:t>recent years.</w:t>
      </w:r>
      <w:r>
        <w:rPr>
          <w:rStyle w:val="FootnoteReference"/>
          <w:rFonts w:ascii="Times New Roman" w:eastAsia="Times New Roman" w:hAnsi="Times New Roman" w:cs="Times New Roman"/>
          <w:color w:val="000000" w:themeColor="text1"/>
        </w:rPr>
        <w:footnoteReference w:id="2"/>
      </w:r>
      <w:r>
        <w:rPr>
          <w:rFonts w:ascii="Times New Roman" w:eastAsia="Times New Roman" w:hAnsi="Times New Roman" w:cs="Times New Roman"/>
          <w:color w:val="000000" w:themeColor="text1"/>
        </w:rPr>
        <w:t xml:space="preserve"> </w:t>
      </w:r>
      <w:r w:rsidRPr="00D31D78">
        <w:rPr>
          <w:rFonts w:ascii="Times New Roman" w:eastAsia="Times New Roman" w:hAnsi="Times New Roman" w:cs="Times New Roman"/>
          <w:color w:val="000000" w:themeColor="text1"/>
        </w:rPr>
        <w:t>Between 2004 and 2022, the share of community colleges offering bachelor’s degrees increased from 2.1% to 16.5% and the number of degrees awarded more than quadrupled, from 3,327 to 16,059</w:t>
      </w:r>
      <w:r>
        <w:rPr>
          <w:rFonts w:ascii="Times New Roman" w:eastAsia="Times New Roman" w:hAnsi="Times New Roman" w:cs="Times New Roman"/>
          <w:color w:val="000000" w:themeColor="text1"/>
        </w:rPr>
        <w:t xml:space="preserve"> (see Figure 1)</w:t>
      </w:r>
      <w:r w:rsidRPr="00D31D78">
        <w:rPr>
          <w:rFonts w:ascii="Times New Roman" w:eastAsia="Times New Roman" w:hAnsi="Times New Roman" w:cs="Times New Roman"/>
          <w:color w:val="000000" w:themeColor="text1"/>
        </w:rPr>
        <w:t>.</w:t>
      </w:r>
      <w:r w:rsidR="00623A4D">
        <w:rPr>
          <w:rFonts w:ascii="Times New Roman" w:eastAsia="Times New Roman" w:hAnsi="Times New Roman" w:cs="Times New Roman"/>
          <w:color w:val="000000" w:themeColor="text1"/>
        </w:rPr>
        <w:t xml:space="preserve"> CCB programs are often offered only in specific high-demand fields, aligned with community colleges’ workforce development mission (Van Noy et al</w:t>
      </w:r>
      <w:r w:rsidR="009E0B39">
        <w:rPr>
          <w:rFonts w:ascii="Times New Roman" w:eastAsia="Times New Roman" w:hAnsi="Times New Roman" w:cs="Times New Roman"/>
          <w:color w:val="000000" w:themeColor="text1"/>
        </w:rPr>
        <w:t>.</w:t>
      </w:r>
      <w:r w:rsidR="00623A4D">
        <w:rPr>
          <w:rFonts w:ascii="Times New Roman" w:eastAsia="Times New Roman" w:hAnsi="Times New Roman" w:cs="Times New Roman"/>
          <w:color w:val="000000" w:themeColor="text1"/>
        </w:rPr>
        <w:t>, 2023).</w:t>
      </w:r>
    </w:p>
    <w:p w14:paraId="1D680E4F" w14:textId="798E28D9" w:rsidR="00272FC0" w:rsidRPr="00272FC0" w:rsidRDefault="00A94D06" w:rsidP="007207FF">
      <w:pPr>
        <w:spacing w:afterLines="100" w:after="240" w:line="36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w:t>
      </w:r>
      <w:r w:rsidRPr="00D31D78">
        <w:rPr>
          <w:rFonts w:ascii="Times New Roman" w:eastAsia="Times New Roman" w:hAnsi="Times New Roman" w:cs="Times New Roman"/>
          <w:color w:val="000000" w:themeColor="text1"/>
        </w:rPr>
        <w:t>relatively recent introduction of CCB programs and the small number of total degrees awarded has limited the scope for causal research on the returns to these degrees</w:t>
      </w:r>
      <w:r>
        <w:rPr>
          <w:rFonts w:ascii="Times New Roman" w:eastAsia="Times New Roman" w:hAnsi="Times New Roman" w:cs="Times New Roman"/>
          <w:color w:val="000000" w:themeColor="text1"/>
        </w:rPr>
        <w:t xml:space="preserve">. Indeed, </w:t>
      </w:r>
      <w:r w:rsidR="00CC6E66">
        <w:rPr>
          <w:rFonts w:ascii="Times New Roman" w:eastAsia="Times New Roman" w:hAnsi="Times New Roman" w:cs="Times New Roman"/>
          <w:color w:val="000000" w:themeColor="text1"/>
        </w:rPr>
        <w:t xml:space="preserve">most of the </w:t>
      </w:r>
      <w:r>
        <w:rPr>
          <w:rFonts w:ascii="Times New Roman" w:eastAsia="Times New Roman" w:hAnsi="Times New Roman" w:cs="Times New Roman"/>
          <w:color w:val="000000" w:themeColor="text1"/>
        </w:rPr>
        <w:t>e</w:t>
      </w:r>
      <w:r w:rsidR="005042B6" w:rsidRPr="00272FC0">
        <w:rPr>
          <w:rFonts w:ascii="Times New Roman" w:eastAsia="Times New Roman" w:hAnsi="Times New Roman" w:cs="Times New Roman"/>
          <w:color w:val="000000" w:themeColor="text1"/>
        </w:rPr>
        <w:t>xisting evidence on the returns to CCB programs relies</w:t>
      </w:r>
      <w:r w:rsidR="00272FC0" w:rsidRPr="00272FC0">
        <w:rPr>
          <w:rFonts w:ascii="Times New Roman" w:eastAsia="Times New Roman" w:hAnsi="Times New Roman" w:cs="Times New Roman"/>
          <w:color w:val="000000" w:themeColor="text1"/>
        </w:rPr>
        <w:t xml:space="preserve"> exclusively</w:t>
      </w:r>
      <w:r w:rsidR="005042B6" w:rsidRPr="00272FC0">
        <w:rPr>
          <w:rFonts w:ascii="Times New Roman" w:eastAsia="Times New Roman" w:hAnsi="Times New Roman" w:cs="Times New Roman"/>
          <w:color w:val="000000" w:themeColor="text1"/>
        </w:rPr>
        <w:t xml:space="preserve"> on descriptive analyses comparing the earnings of students with CCB degrees </w:t>
      </w:r>
      <w:r w:rsidR="00272FC0" w:rsidRPr="00272FC0">
        <w:rPr>
          <w:rFonts w:ascii="Times New Roman" w:eastAsia="Times New Roman" w:hAnsi="Times New Roman" w:cs="Times New Roman"/>
          <w:color w:val="000000" w:themeColor="text1"/>
        </w:rPr>
        <w:t xml:space="preserve">with those of individuals holding </w:t>
      </w:r>
      <w:r w:rsidR="005042B6" w:rsidRPr="00272FC0">
        <w:rPr>
          <w:rFonts w:ascii="Times New Roman" w:eastAsia="Times New Roman" w:hAnsi="Times New Roman" w:cs="Times New Roman"/>
          <w:color w:val="000000" w:themeColor="text1"/>
        </w:rPr>
        <w:t xml:space="preserve">either associate or bachelor’s degrees from traditional four-year institutions. </w:t>
      </w:r>
      <w:r w:rsidR="00272FC0" w:rsidRPr="00272FC0">
        <w:rPr>
          <w:rFonts w:ascii="Times New Roman" w:eastAsia="Times New Roman" w:hAnsi="Times New Roman" w:cs="Times New Roman"/>
          <w:color w:val="000000" w:themeColor="text1"/>
        </w:rPr>
        <w:t xml:space="preserve">Studies </w:t>
      </w:r>
      <w:r w:rsidR="005042B6" w:rsidRPr="00272FC0">
        <w:rPr>
          <w:rFonts w:ascii="Times New Roman" w:eastAsia="Times New Roman" w:hAnsi="Times New Roman" w:cs="Times New Roman"/>
          <w:color w:val="000000" w:themeColor="text1"/>
        </w:rPr>
        <w:t>draw</w:t>
      </w:r>
      <w:r w:rsidR="00272FC0" w:rsidRPr="00272FC0">
        <w:rPr>
          <w:rFonts w:ascii="Times New Roman" w:eastAsia="Times New Roman" w:hAnsi="Times New Roman" w:cs="Times New Roman"/>
          <w:color w:val="000000" w:themeColor="text1"/>
        </w:rPr>
        <w:t>ing</w:t>
      </w:r>
      <w:r w:rsidR="005042B6" w:rsidRPr="00272FC0">
        <w:rPr>
          <w:rFonts w:ascii="Times New Roman" w:eastAsia="Times New Roman" w:hAnsi="Times New Roman" w:cs="Times New Roman"/>
          <w:color w:val="000000" w:themeColor="text1"/>
        </w:rPr>
        <w:t xml:space="preserve"> on data from single states </w:t>
      </w:r>
      <w:r w:rsidR="00272FC0" w:rsidRPr="00272FC0">
        <w:rPr>
          <w:rFonts w:ascii="Times New Roman" w:eastAsia="Times New Roman" w:hAnsi="Times New Roman" w:cs="Times New Roman"/>
          <w:color w:val="000000" w:themeColor="text1"/>
        </w:rPr>
        <w:t>indicate strong average earnings for CCB completers</w:t>
      </w:r>
      <w:r w:rsidR="005042B6" w:rsidRPr="00272FC0">
        <w:rPr>
          <w:rFonts w:ascii="Times New Roman" w:eastAsia="Times New Roman" w:hAnsi="Times New Roman" w:cs="Times New Roman"/>
          <w:color w:val="000000" w:themeColor="text1"/>
        </w:rPr>
        <w:t xml:space="preserve"> (</w:t>
      </w:r>
      <w:r w:rsidRPr="00D31D78">
        <w:rPr>
          <w:rFonts w:ascii="Times New Roman" w:eastAsia="Times New Roman" w:hAnsi="Times New Roman" w:cs="Times New Roman"/>
          <w:color w:val="000000" w:themeColor="text1"/>
        </w:rPr>
        <w:t>Cominole, 2017; Kaikkonen &amp; Quarles, 2018; Love, 2020; Meza &amp; Bragg, 2022</w:t>
      </w:r>
      <w:r w:rsidR="005042B6" w:rsidRPr="00272FC0">
        <w:rPr>
          <w:rFonts w:ascii="Times New Roman" w:eastAsia="Times New Roman" w:hAnsi="Times New Roman" w:cs="Times New Roman"/>
          <w:color w:val="000000" w:themeColor="text1"/>
        </w:rPr>
        <w:t xml:space="preserve">). </w:t>
      </w:r>
      <w:r w:rsidR="00CC6E66">
        <w:rPr>
          <w:rFonts w:ascii="Times New Roman" w:eastAsia="Times New Roman" w:hAnsi="Times New Roman" w:cs="Times New Roman"/>
          <w:color w:val="000000" w:themeColor="text1"/>
        </w:rPr>
        <w:t>In</w:t>
      </w:r>
      <w:r w:rsidR="00272FC0" w:rsidRPr="00272FC0">
        <w:rPr>
          <w:rFonts w:ascii="Times New Roman" w:eastAsia="Times New Roman" w:hAnsi="Times New Roman" w:cs="Times New Roman"/>
          <w:color w:val="000000" w:themeColor="text1"/>
        </w:rPr>
        <w:t xml:space="preserve"> </w:t>
      </w:r>
      <w:r w:rsidR="00D84B0A">
        <w:rPr>
          <w:rFonts w:ascii="Times New Roman" w:eastAsia="Times New Roman" w:hAnsi="Times New Roman" w:cs="Times New Roman"/>
          <w:color w:val="000000" w:themeColor="text1"/>
        </w:rPr>
        <w:t>a separate paper, we</w:t>
      </w:r>
      <w:r w:rsidR="00272FC0" w:rsidRPr="00272FC0">
        <w:rPr>
          <w:rFonts w:ascii="Times New Roman" w:eastAsia="Times New Roman" w:hAnsi="Times New Roman" w:cs="Times New Roman"/>
          <w:color w:val="000000" w:themeColor="text1"/>
        </w:rPr>
        <w:t xml:space="preserve"> </w:t>
      </w:r>
      <w:r w:rsidR="00D84B0A">
        <w:rPr>
          <w:rFonts w:ascii="Times New Roman" w:eastAsia="Times New Roman" w:hAnsi="Times New Roman" w:cs="Times New Roman"/>
          <w:color w:val="000000" w:themeColor="text1"/>
        </w:rPr>
        <w:t xml:space="preserve">conduct a </w:t>
      </w:r>
      <w:r w:rsidR="005042B6" w:rsidRPr="00272FC0">
        <w:rPr>
          <w:rFonts w:ascii="Times New Roman" w:eastAsia="Times New Roman" w:hAnsi="Times New Roman" w:cs="Times New Roman"/>
          <w:color w:val="000000" w:themeColor="text1"/>
        </w:rPr>
        <w:t xml:space="preserve">national-level </w:t>
      </w:r>
      <w:r w:rsidR="00CC6E66">
        <w:rPr>
          <w:rFonts w:ascii="Times New Roman" w:eastAsia="Times New Roman" w:hAnsi="Times New Roman" w:cs="Times New Roman"/>
          <w:color w:val="000000" w:themeColor="text1"/>
        </w:rPr>
        <w:t xml:space="preserve">descriptive </w:t>
      </w:r>
      <w:r w:rsidR="00CF3088" w:rsidRPr="00272FC0">
        <w:rPr>
          <w:rFonts w:ascii="Times New Roman" w:eastAsia="Times New Roman" w:hAnsi="Times New Roman" w:cs="Times New Roman"/>
          <w:color w:val="000000" w:themeColor="text1"/>
        </w:rPr>
        <w:t>analysis,</w:t>
      </w:r>
      <w:r w:rsidR="00272FC0">
        <w:rPr>
          <w:rFonts w:ascii="Times New Roman" w:eastAsia="Times New Roman" w:hAnsi="Times New Roman" w:cs="Times New Roman"/>
          <w:color w:val="000000" w:themeColor="text1"/>
        </w:rPr>
        <w:t xml:space="preserve"> </w:t>
      </w:r>
      <w:r w:rsidR="00D84B0A">
        <w:rPr>
          <w:rFonts w:ascii="Times New Roman" w:eastAsia="Times New Roman" w:hAnsi="Times New Roman" w:cs="Times New Roman"/>
          <w:color w:val="000000" w:themeColor="text1"/>
        </w:rPr>
        <w:t xml:space="preserve">and our </w:t>
      </w:r>
      <w:r>
        <w:rPr>
          <w:rFonts w:ascii="Times New Roman" w:eastAsia="Times New Roman" w:hAnsi="Times New Roman" w:cs="Times New Roman"/>
          <w:color w:val="000000" w:themeColor="text1"/>
        </w:rPr>
        <w:t>find</w:t>
      </w:r>
      <w:r w:rsidR="00D84B0A">
        <w:rPr>
          <w:rFonts w:ascii="Times New Roman" w:eastAsia="Times New Roman" w:hAnsi="Times New Roman" w:cs="Times New Roman"/>
          <w:color w:val="000000" w:themeColor="text1"/>
        </w:rPr>
        <w:t>ings</w:t>
      </w:r>
      <w:r>
        <w:rPr>
          <w:rFonts w:ascii="Times New Roman" w:eastAsia="Times New Roman" w:hAnsi="Times New Roman" w:cs="Times New Roman"/>
          <w:color w:val="000000" w:themeColor="text1"/>
        </w:rPr>
        <w:t xml:space="preserve"> suggest that CCB programs offer</w:t>
      </w:r>
      <w:r w:rsidR="005042B6" w:rsidRPr="00272FC0">
        <w:rPr>
          <w:rFonts w:ascii="Times New Roman" w:eastAsia="Times New Roman" w:hAnsi="Times New Roman" w:cs="Times New Roman"/>
          <w:color w:val="000000" w:themeColor="text1"/>
        </w:rPr>
        <w:t xml:space="preserve"> an intermediate </w:t>
      </w:r>
      <w:r>
        <w:rPr>
          <w:rFonts w:ascii="Times New Roman" w:eastAsia="Times New Roman" w:hAnsi="Times New Roman" w:cs="Times New Roman"/>
          <w:color w:val="000000" w:themeColor="text1"/>
        </w:rPr>
        <w:t>credential</w:t>
      </w:r>
      <w:r w:rsidR="005042B6" w:rsidRPr="00272FC0">
        <w:rPr>
          <w:rFonts w:ascii="Times New Roman" w:eastAsia="Times New Roman" w:hAnsi="Times New Roman" w:cs="Times New Roman"/>
          <w:color w:val="000000" w:themeColor="text1"/>
        </w:rPr>
        <w:t xml:space="preserve">, with median earnings typically falling in between those of associate degree </w:t>
      </w:r>
      <w:r w:rsidR="005042B6" w:rsidRPr="00272FC0">
        <w:rPr>
          <w:rFonts w:ascii="Times New Roman" w:eastAsia="Times New Roman" w:hAnsi="Times New Roman" w:cs="Times New Roman"/>
          <w:color w:val="000000" w:themeColor="text1"/>
        </w:rPr>
        <w:lastRenderedPageBreak/>
        <w:t>holders and graduates with a bachelor’s degree from a traditional four-year institution (</w:t>
      </w:r>
      <w:r w:rsidR="00022B53" w:rsidRPr="00272FC0">
        <w:rPr>
          <w:rFonts w:ascii="Times New Roman" w:eastAsia="Times New Roman" w:hAnsi="Times New Roman" w:cs="Times New Roman"/>
          <w:color w:val="000000" w:themeColor="text1"/>
        </w:rPr>
        <w:t>Acton</w:t>
      </w:r>
      <w:r w:rsidR="00022B53">
        <w:rPr>
          <w:rFonts w:ascii="Times New Roman" w:eastAsia="Times New Roman" w:hAnsi="Times New Roman" w:cs="Times New Roman"/>
          <w:color w:val="000000" w:themeColor="text1"/>
        </w:rPr>
        <w:t>, Morales, Cortes, Turner, &amp; Miller, 2026</w:t>
      </w:r>
      <w:r w:rsidR="005042B6" w:rsidRPr="00272FC0">
        <w:rPr>
          <w:rFonts w:ascii="Times New Roman" w:eastAsia="Times New Roman" w:hAnsi="Times New Roman" w:cs="Times New Roman"/>
          <w:color w:val="000000" w:themeColor="text1"/>
        </w:rPr>
        <w:t>).</w:t>
      </w:r>
      <w:r w:rsidR="00272FC0" w:rsidRPr="00272FC0">
        <w:rPr>
          <w:rFonts w:ascii="Times New Roman" w:eastAsia="Times New Roman" w:hAnsi="Times New Roman" w:cs="Times New Roman"/>
          <w:color w:val="000000" w:themeColor="text1"/>
        </w:rPr>
        <w:t xml:space="preserve"> </w:t>
      </w:r>
      <w:r w:rsidR="00272FC0" w:rsidRPr="00272FC0">
        <w:rPr>
          <w:rFonts w:ascii="Times New Roman" w:hAnsi="Times New Roman" w:cs="Times New Roman"/>
        </w:rPr>
        <w:t>Nonetheless, the causal impacts of attaining a CCB degree remain largely unexplored.</w:t>
      </w:r>
    </w:p>
    <w:p w14:paraId="70D46200" w14:textId="034DF07F" w:rsidR="00D619A4" w:rsidRDefault="00A94D06" w:rsidP="00DD2000">
      <w:pPr>
        <w:spacing w:afterLines="100" w:after="240" w:line="36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To circumvent identification and data challenges, w</w:t>
      </w:r>
      <w:r w:rsidR="00ED40D5">
        <w:rPr>
          <w:rFonts w:ascii="Times New Roman" w:eastAsia="Times New Roman" w:hAnsi="Times New Roman" w:cs="Times New Roman"/>
          <w:color w:val="000000" w:themeColor="text1"/>
        </w:rPr>
        <w:t xml:space="preserve">e </w:t>
      </w:r>
      <w:r w:rsidR="00D84B0A">
        <w:rPr>
          <w:rFonts w:ascii="Times New Roman" w:eastAsia="Times New Roman" w:hAnsi="Times New Roman" w:cs="Times New Roman"/>
          <w:color w:val="000000" w:themeColor="text1"/>
        </w:rPr>
        <w:t xml:space="preserve">explore </w:t>
      </w:r>
      <w:r w:rsidR="00ED40D5">
        <w:rPr>
          <w:rFonts w:ascii="Times New Roman" w:eastAsia="Times New Roman" w:hAnsi="Times New Roman" w:cs="Times New Roman"/>
          <w:color w:val="000000" w:themeColor="text1"/>
        </w:rPr>
        <w:t xml:space="preserve">employer’s </w:t>
      </w:r>
      <w:r w:rsidR="00967012">
        <w:rPr>
          <w:rFonts w:ascii="Times New Roman" w:eastAsia="Times New Roman" w:hAnsi="Times New Roman" w:cs="Times New Roman"/>
          <w:color w:val="000000" w:themeColor="text1"/>
        </w:rPr>
        <w:t>value of</w:t>
      </w:r>
      <w:r w:rsidR="00ED40D5">
        <w:rPr>
          <w:rFonts w:ascii="Times New Roman" w:eastAsia="Times New Roman" w:hAnsi="Times New Roman" w:cs="Times New Roman"/>
          <w:color w:val="000000" w:themeColor="text1"/>
        </w:rPr>
        <w:t xml:space="preserve"> CCB programs by conducting a resume audit study </w:t>
      </w:r>
      <w:r w:rsidR="00967012">
        <w:rPr>
          <w:rFonts w:ascii="Times New Roman" w:eastAsia="Times New Roman" w:hAnsi="Times New Roman" w:cs="Times New Roman"/>
          <w:color w:val="000000" w:themeColor="text1"/>
        </w:rPr>
        <w:t xml:space="preserve">in </w:t>
      </w:r>
      <w:r w:rsidR="00ED40D5">
        <w:rPr>
          <w:rFonts w:ascii="Times New Roman" w:eastAsia="Times New Roman" w:hAnsi="Times New Roman" w:cs="Times New Roman"/>
          <w:color w:val="000000" w:themeColor="text1"/>
        </w:rPr>
        <w:t xml:space="preserve">which we apply to real job vacancies </w:t>
      </w:r>
      <w:r w:rsidR="00967012">
        <w:rPr>
          <w:rFonts w:ascii="Times New Roman" w:eastAsia="Times New Roman" w:hAnsi="Times New Roman" w:cs="Times New Roman"/>
          <w:color w:val="000000" w:themeColor="text1"/>
        </w:rPr>
        <w:t>using</w:t>
      </w:r>
      <w:r w:rsidR="00ED40D5" w:rsidRPr="00D31D78">
        <w:rPr>
          <w:rFonts w:ascii="Times New Roman" w:eastAsia="Times New Roman" w:hAnsi="Times New Roman" w:cs="Times New Roman"/>
          <w:color w:val="000000" w:themeColor="text1"/>
        </w:rPr>
        <w:t xml:space="preserve"> fictitious resumes that randomly vary the applicant’s degree</w:t>
      </w:r>
      <w:r w:rsidR="00ED40D5">
        <w:rPr>
          <w:rFonts w:ascii="Times New Roman" w:eastAsia="Times New Roman" w:hAnsi="Times New Roman" w:cs="Times New Roman"/>
          <w:color w:val="000000" w:themeColor="text1"/>
        </w:rPr>
        <w:t xml:space="preserve"> (i.e., associate versus bachelor’s)</w:t>
      </w:r>
      <w:r w:rsidR="00ED40D5" w:rsidRPr="00D31D78">
        <w:rPr>
          <w:rFonts w:ascii="Times New Roman" w:eastAsia="Times New Roman" w:hAnsi="Times New Roman" w:cs="Times New Roman"/>
          <w:color w:val="000000" w:themeColor="text1"/>
        </w:rPr>
        <w:t xml:space="preserve">, the institution </w:t>
      </w:r>
      <w:r w:rsidR="009F11C1">
        <w:rPr>
          <w:rFonts w:ascii="Times New Roman" w:eastAsia="Times New Roman" w:hAnsi="Times New Roman" w:cs="Times New Roman"/>
          <w:color w:val="000000" w:themeColor="text1"/>
        </w:rPr>
        <w:t>that conferred</w:t>
      </w:r>
      <w:r w:rsidR="00ED40D5" w:rsidRPr="00D31D78">
        <w:rPr>
          <w:rFonts w:ascii="Times New Roman" w:eastAsia="Times New Roman" w:hAnsi="Times New Roman" w:cs="Times New Roman"/>
          <w:color w:val="000000" w:themeColor="text1"/>
        </w:rPr>
        <w:t xml:space="preserve"> it (i.e., community college versus traditional four-year university), and their race and ethnicity (White, Black, </w:t>
      </w:r>
      <w:r w:rsidR="00ED40D5">
        <w:rPr>
          <w:rFonts w:ascii="Times New Roman" w:eastAsia="Times New Roman" w:hAnsi="Times New Roman" w:cs="Times New Roman"/>
          <w:color w:val="000000" w:themeColor="text1"/>
        </w:rPr>
        <w:t xml:space="preserve">or </w:t>
      </w:r>
      <w:r w:rsidR="00ED40D5" w:rsidRPr="00D31D78">
        <w:rPr>
          <w:rFonts w:ascii="Times New Roman" w:eastAsia="Times New Roman" w:hAnsi="Times New Roman" w:cs="Times New Roman"/>
          <w:color w:val="000000" w:themeColor="text1"/>
        </w:rPr>
        <w:t>Hispanic)</w:t>
      </w:r>
      <w:r w:rsidR="00ED40D5">
        <w:rPr>
          <w:rFonts w:ascii="Times New Roman" w:eastAsia="Times New Roman" w:hAnsi="Times New Roman" w:cs="Times New Roman"/>
          <w:color w:val="000000" w:themeColor="text1"/>
        </w:rPr>
        <w:t xml:space="preserve"> signaled through their first and last names</w:t>
      </w:r>
      <w:r w:rsidR="00ED40D5" w:rsidRPr="00D31D78">
        <w:rPr>
          <w:rFonts w:ascii="Times New Roman" w:eastAsia="Times New Roman" w:hAnsi="Times New Roman" w:cs="Times New Roman"/>
          <w:color w:val="000000" w:themeColor="text1"/>
        </w:rPr>
        <w:t>.</w:t>
      </w:r>
      <w:r w:rsidR="00ED40D5">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W</w:t>
      </w:r>
      <w:r w:rsidRPr="00D31D78">
        <w:rPr>
          <w:rFonts w:ascii="Times New Roman" w:eastAsia="Times New Roman" w:hAnsi="Times New Roman" w:cs="Times New Roman"/>
          <w:color w:val="000000" w:themeColor="text1"/>
        </w:rPr>
        <w:t xml:space="preserve">e are ultimately interested in understanding </w:t>
      </w:r>
      <w:r w:rsidR="00022B53">
        <w:rPr>
          <w:rFonts w:ascii="Times New Roman" w:eastAsia="Times New Roman" w:hAnsi="Times New Roman" w:cs="Times New Roman"/>
          <w:color w:val="000000" w:themeColor="text1"/>
        </w:rPr>
        <w:t xml:space="preserve">both </w:t>
      </w:r>
      <w:r w:rsidRPr="00D31D78">
        <w:rPr>
          <w:rFonts w:ascii="Times New Roman" w:eastAsia="Times New Roman" w:hAnsi="Times New Roman" w:cs="Times New Roman"/>
          <w:color w:val="000000" w:themeColor="text1"/>
        </w:rPr>
        <w:t>the labor market value and potential racial-ethnic equity impacts of CCB degrees across many fields of study</w:t>
      </w:r>
      <w:r>
        <w:rPr>
          <w:rFonts w:ascii="Times New Roman" w:eastAsia="Times New Roman" w:hAnsi="Times New Roman" w:cs="Times New Roman"/>
          <w:color w:val="000000" w:themeColor="text1"/>
        </w:rPr>
        <w:t>. However, for this pilot</w:t>
      </w:r>
      <w:r w:rsidR="00D84B0A">
        <w:rPr>
          <w:rFonts w:ascii="Times New Roman" w:eastAsia="Times New Roman" w:hAnsi="Times New Roman" w:cs="Times New Roman"/>
          <w:color w:val="000000" w:themeColor="text1"/>
        </w:rPr>
        <w:t xml:space="preserve"> study</w:t>
      </w:r>
      <w:r w:rsidRPr="00D31D78">
        <w:rPr>
          <w:rFonts w:ascii="Times New Roman" w:eastAsia="Times New Roman" w:hAnsi="Times New Roman" w:cs="Times New Roman"/>
          <w:color w:val="000000" w:themeColor="text1"/>
        </w:rPr>
        <w:t xml:space="preserve">, we </w:t>
      </w:r>
      <w:r w:rsidR="00D84B0A">
        <w:rPr>
          <w:rFonts w:ascii="Times New Roman" w:eastAsia="Times New Roman" w:hAnsi="Times New Roman" w:cs="Times New Roman"/>
          <w:color w:val="000000" w:themeColor="text1"/>
        </w:rPr>
        <w:t>have focused on</w:t>
      </w:r>
      <w:r w:rsidRPr="00D31D78">
        <w:rPr>
          <w:rFonts w:ascii="Times New Roman" w:eastAsia="Times New Roman" w:hAnsi="Times New Roman" w:cs="Times New Roman"/>
          <w:color w:val="000000" w:themeColor="text1"/>
        </w:rPr>
        <w:t xml:space="preserve"> the labor market value of CCB programs </w:t>
      </w:r>
      <w:r>
        <w:rPr>
          <w:rFonts w:ascii="Times New Roman" w:eastAsia="Times New Roman" w:hAnsi="Times New Roman" w:cs="Times New Roman"/>
          <w:color w:val="000000" w:themeColor="text1"/>
        </w:rPr>
        <w:t xml:space="preserve">in </w:t>
      </w:r>
      <w:r w:rsidRPr="00D31D78">
        <w:rPr>
          <w:rFonts w:ascii="Times New Roman" w:eastAsia="Times New Roman" w:hAnsi="Times New Roman" w:cs="Times New Roman"/>
          <w:color w:val="000000" w:themeColor="text1"/>
        </w:rPr>
        <w:t>early childhood education (ECE</w:t>
      </w:r>
      <w:r w:rsidR="00195D22">
        <w:rPr>
          <w:rFonts w:ascii="Times New Roman" w:eastAsia="Times New Roman" w:hAnsi="Times New Roman" w:cs="Times New Roman"/>
          <w:color w:val="000000" w:themeColor="text1"/>
        </w:rPr>
        <w:t>)</w:t>
      </w:r>
      <w:r w:rsidR="00195D22" w:rsidRPr="00195D22">
        <w:rPr>
          <w:rFonts w:ascii="Times New Roman" w:eastAsia="Times New Roman" w:hAnsi="Times New Roman" w:cs="Times New Roman"/>
          <w:lang w:val="en"/>
        </w:rPr>
        <w:t xml:space="preserve"> </w:t>
      </w:r>
      <w:r w:rsidR="00195D22">
        <w:rPr>
          <w:rFonts w:ascii="Times New Roman" w:eastAsia="Times New Roman" w:hAnsi="Times New Roman" w:cs="Times New Roman"/>
          <w:lang w:val="en"/>
        </w:rPr>
        <w:t>—</w:t>
      </w:r>
      <w:r w:rsidR="00967012">
        <w:rPr>
          <w:rFonts w:ascii="Times New Roman" w:eastAsia="Times New Roman" w:hAnsi="Times New Roman" w:cs="Times New Roman"/>
          <w:color w:val="000000" w:themeColor="text1"/>
        </w:rPr>
        <w:t xml:space="preserve">a </w:t>
      </w:r>
      <w:r w:rsidR="00D619A4">
        <w:rPr>
          <w:rFonts w:ascii="Times New Roman" w:eastAsia="Times New Roman" w:hAnsi="Times New Roman" w:cs="Times New Roman"/>
          <w:color w:val="000000" w:themeColor="text1"/>
        </w:rPr>
        <w:t>popular and growing</w:t>
      </w:r>
      <w:r w:rsidR="00967012">
        <w:rPr>
          <w:rFonts w:ascii="Times New Roman" w:eastAsia="Times New Roman" w:hAnsi="Times New Roman" w:cs="Times New Roman"/>
          <w:color w:val="000000" w:themeColor="text1"/>
        </w:rPr>
        <w:t xml:space="preserve"> field among CCB offerings</w:t>
      </w:r>
      <w:r w:rsidR="00D619A4">
        <w:rPr>
          <w:rFonts w:ascii="Times New Roman" w:eastAsia="Times New Roman" w:hAnsi="Times New Roman" w:cs="Times New Roman"/>
          <w:color w:val="000000" w:themeColor="text1"/>
        </w:rPr>
        <w:t xml:space="preserve"> w</w:t>
      </w:r>
      <w:r w:rsidR="00D619A4" w:rsidRPr="00D31D78">
        <w:rPr>
          <w:rFonts w:ascii="Times New Roman" w:eastAsia="Times New Roman" w:hAnsi="Times New Roman" w:cs="Times New Roman"/>
          <w:color w:val="000000" w:themeColor="text1"/>
        </w:rPr>
        <w:t>ith 23 currently active programs across the nation, including 7 approved since 2020 (CCBA, 2024).</w:t>
      </w:r>
      <w:r w:rsidR="00D619A4">
        <w:rPr>
          <w:rFonts w:ascii="Times New Roman" w:eastAsia="Times New Roman" w:hAnsi="Times New Roman" w:cs="Times New Roman"/>
          <w:color w:val="000000" w:themeColor="text1"/>
        </w:rPr>
        <w:t xml:space="preserve"> The ECE field offers multiple advantages</w:t>
      </w:r>
      <w:r w:rsidR="00ED27B0">
        <w:rPr>
          <w:rFonts w:ascii="Times New Roman" w:eastAsia="Times New Roman" w:hAnsi="Times New Roman" w:cs="Times New Roman"/>
          <w:color w:val="000000" w:themeColor="text1"/>
        </w:rPr>
        <w:t xml:space="preserve"> for our pilot</w:t>
      </w:r>
      <w:r w:rsidR="00D619A4">
        <w:rPr>
          <w:rFonts w:ascii="Times New Roman" w:eastAsia="Times New Roman" w:hAnsi="Times New Roman" w:cs="Times New Roman"/>
          <w:color w:val="000000" w:themeColor="text1"/>
        </w:rPr>
        <w:t xml:space="preserve">. First, it enables us to focus on women, as they make up upwards of 97 percent of the workforce in this industry, which </w:t>
      </w:r>
      <w:r w:rsidR="004255A1">
        <w:rPr>
          <w:rFonts w:ascii="Times New Roman" w:eastAsia="Times New Roman" w:hAnsi="Times New Roman" w:cs="Times New Roman"/>
          <w:color w:val="000000" w:themeColor="text1"/>
        </w:rPr>
        <w:t>simplifies the construction</w:t>
      </w:r>
      <w:r w:rsidR="00D619A4">
        <w:rPr>
          <w:rFonts w:ascii="Times New Roman" w:eastAsia="Times New Roman" w:hAnsi="Times New Roman" w:cs="Times New Roman"/>
          <w:color w:val="000000" w:themeColor="text1"/>
        </w:rPr>
        <w:t xml:space="preserve"> of fictitious applicant names. Second, this degree prepares students for a well-defined set of occupations, </w:t>
      </w:r>
      <w:r w:rsidR="00FD1833">
        <w:rPr>
          <w:rFonts w:ascii="Times New Roman" w:eastAsia="Times New Roman" w:hAnsi="Times New Roman" w:cs="Times New Roman"/>
          <w:color w:val="000000" w:themeColor="text1"/>
        </w:rPr>
        <w:t>facilitating both the identification and application of job postings</w:t>
      </w:r>
      <w:r w:rsidR="00967012">
        <w:rPr>
          <w:rFonts w:ascii="Times New Roman" w:eastAsia="Times New Roman" w:hAnsi="Times New Roman" w:cs="Times New Roman"/>
          <w:color w:val="000000" w:themeColor="text1"/>
        </w:rPr>
        <w:t xml:space="preserve">. </w:t>
      </w:r>
      <w:r w:rsidR="00D619A4">
        <w:rPr>
          <w:rFonts w:ascii="Times New Roman" w:eastAsia="Times New Roman" w:hAnsi="Times New Roman" w:cs="Times New Roman"/>
          <w:color w:val="000000" w:themeColor="text1"/>
        </w:rPr>
        <w:t xml:space="preserve">Finally, </w:t>
      </w:r>
      <w:r w:rsidR="00D619A4" w:rsidRPr="00D31D78">
        <w:rPr>
          <w:rFonts w:ascii="Times New Roman" w:eastAsia="Times New Roman" w:hAnsi="Times New Roman" w:cs="Times New Roman"/>
          <w:color w:val="000000" w:themeColor="text1"/>
        </w:rPr>
        <w:t>ECE CCB programs have the potential to close racial-ethnic gaps in earnings and promote economic mobility</w:t>
      </w:r>
      <w:r w:rsidR="004255A1">
        <w:rPr>
          <w:rFonts w:ascii="Times New Roman" w:eastAsia="Times New Roman" w:hAnsi="Times New Roman" w:cs="Times New Roman"/>
          <w:color w:val="000000" w:themeColor="text1"/>
        </w:rPr>
        <w:t xml:space="preserve">, with an overrepresentation of women of color particularly among </w:t>
      </w:r>
      <w:r w:rsidR="009F11C1">
        <w:rPr>
          <w:rFonts w:ascii="Times New Roman" w:eastAsia="Times New Roman" w:hAnsi="Times New Roman" w:cs="Times New Roman"/>
          <w:color w:val="000000" w:themeColor="text1"/>
        </w:rPr>
        <w:t xml:space="preserve">the </w:t>
      </w:r>
      <w:r w:rsidR="004255A1">
        <w:rPr>
          <w:rFonts w:ascii="Times New Roman" w:eastAsia="Times New Roman" w:hAnsi="Times New Roman" w:cs="Times New Roman"/>
          <w:color w:val="000000" w:themeColor="text1"/>
        </w:rPr>
        <w:t>lowest-paid positions</w:t>
      </w:r>
      <w:r w:rsidR="0066440A">
        <w:rPr>
          <w:rFonts w:ascii="Times New Roman" w:eastAsia="Times New Roman" w:hAnsi="Times New Roman" w:cs="Times New Roman"/>
          <w:color w:val="000000" w:themeColor="text1"/>
        </w:rPr>
        <w:t xml:space="preserve"> </w:t>
      </w:r>
      <w:r w:rsidR="004255A1">
        <w:rPr>
          <w:rFonts w:ascii="Times New Roman" w:eastAsia="Times New Roman" w:hAnsi="Times New Roman" w:cs="Times New Roman"/>
          <w:color w:val="000000" w:themeColor="text1"/>
        </w:rPr>
        <w:t xml:space="preserve">in this industry </w:t>
      </w:r>
      <w:r w:rsidR="00D619A4" w:rsidRPr="00D31D78">
        <w:rPr>
          <w:rFonts w:ascii="Times New Roman" w:eastAsia="Times New Roman" w:hAnsi="Times New Roman" w:cs="Times New Roman"/>
          <w:color w:val="000000" w:themeColor="text1"/>
        </w:rPr>
        <w:t>(Austin et al., 2019).</w:t>
      </w:r>
    </w:p>
    <w:p w14:paraId="3314C1EC" w14:textId="1DC0B679" w:rsidR="00967012" w:rsidRDefault="004255A1" w:rsidP="004B7FD1">
      <w:pPr>
        <w:spacing w:afterLines="100" w:after="240" w:line="36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We conducted </w:t>
      </w:r>
      <w:r w:rsidR="00CF03EC">
        <w:rPr>
          <w:rFonts w:ascii="Times New Roman" w:eastAsia="Times New Roman" w:hAnsi="Times New Roman" w:cs="Times New Roman"/>
          <w:color w:val="000000" w:themeColor="text1"/>
        </w:rPr>
        <w:t xml:space="preserve">our </w:t>
      </w:r>
      <w:r w:rsidR="009F11C1">
        <w:rPr>
          <w:rFonts w:ascii="Times New Roman" w:eastAsia="Times New Roman" w:hAnsi="Times New Roman" w:cs="Times New Roman"/>
          <w:color w:val="000000" w:themeColor="text1"/>
        </w:rPr>
        <w:t>pilot study</w:t>
      </w:r>
      <w:r w:rsidR="0066440A">
        <w:rPr>
          <w:rFonts w:ascii="Times New Roman" w:eastAsia="Times New Roman" w:hAnsi="Times New Roman" w:cs="Times New Roman"/>
          <w:color w:val="000000" w:themeColor="text1"/>
        </w:rPr>
        <w:t xml:space="preserve"> o</w:t>
      </w:r>
      <w:r w:rsidR="00967012">
        <w:rPr>
          <w:rFonts w:ascii="Times New Roman" w:eastAsia="Times New Roman" w:hAnsi="Times New Roman" w:cs="Times New Roman"/>
          <w:color w:val="000000" w:themeColor="text1"/>
        </w:rPr>
        <w:t xml:space="preserve">ver the course of </w:t>
      </w:r>
      <w:r w:rsidR="00E34508">
        <w:rPr>
          <w:rFonts w:ascii="Times New Roman" w:eastAsia="Times New Roman" w:hAnsi="Times New Roman" w:cs="Times New Roman"/>
          <w:color w:val="000000" w:themeColor="text1"/>
        </w:rPr>
        <w:t>17</w:t>
      </w:r>
      <w:r w:rsidR="00967012">
        <w:rPr>
          <w:rFonts w:ascii="Times New Roman" w:eastAsia="Times New Roman" w:hAnsi="Times New Roman" w:cs="Times New Roman"/>
          <w:color w:val="000000" w:themeColor="text1"/>
        </w:rPr>
        <w:t xml:space="preserve"> weeks</w:t>
      </w:r>
      <w:r w:rsidR="00E34508">
        <w:rPr>
          <w:rFonts w:ascii="Times New Roman" w:eastAsia="Times New Roman" w:hAnsi="Times New Roman" w:cs="Times New Roman"/>
          <w:color w:val="000000" w:themeColor="text1"/>
        </w:rPr>
        <w:t xml:space="preserve"> and across two major cities: Dallas, TX, and Seattle, WA. </w:t>
      </w:r>
      <w:r w:rsidR="00E321FD">
        <w:rPr>
          <w:rFonts w:ascii="Times New Roman" w:eastAsia="Times New Roman" w:hAnsi="Times New Roman" w:cs="Times New Roman"/>
          <w:color w:val="000000" w:themeColor="text1"/>
        </w:rPr>
        <w:t xml:space="preserve">Both </w:t>
      </w:r>
      <w:r w:rsidR="00E34508">
        <w:rPr>
          <w:rFonts w:ascii="Times New Roman" w:eastAsia="Times New Roman" w:hAnsi="Times New Roman" w:cs="Times New Roman"/>
          <w:color w:val="000000" w:themeColor="text1"/>
        </w:rPr>
        <w:t xml:space="preserve">Texas and Washington </w:t>
      </w:r>
      <w:r w:rsidR="004B7FD1">
        <w:rPr>
          <w:rFonts w:ascii="Times New Roman" w:eastAsia="Times New Roman" w:hAnsi="Times New Roman" w:cs="Times New Roman"/>
          <w:color w:val="000000" w:themeColor="text1"/>
        </w:rPr>
        <w:t>rank</w:t>
      </w:r>
      <w:r w:rsidR="000F3703">
        <w:rPr>
          <w:rFonts w:ascii="Times New Roman" w:eastAsia="Times New Roman" w:hAnsi="Times New Roman" w:cs="Times New Roman"/>
          <w:color w:val="000000" w:themeColor="text1"/>
        </w:rPr>
        <w:t xml:space="preserve"> among the top five states with the highest number of authorized CCB programs, </w:t>
      </w:r>
      <w:r w:rsidR="00E321FD">
        <w:rPr>
          <w:rFonts w:ascii="Times New Roman" w:eastAsia="Times New Roman" w:hAnsi="Times New Roman" w:cs="Times New Roman"/>
          <w:color w:val="000000" w:themeColor="text1"/>
        </w:rPr>
        <w:t>though the institutional saturation of CCB offerings varies meaningfully across the two. Nearly 90 percent of community colleges in Washington offer at least one bachelor’s degree compared to just over 30 percent in Texas (Love, Bragg, and Harmon, 2021)</w:t>
      </w:r>
      <w:r w:rsidR="004B7FD1">
        <w:rPr>
          <w:rFonts w:ascii="Times New Roman" w:eastAsia="Times New Roman" w:hAnsi="Times New Roman" w:cs="Times New Roman"/>
          <w:color w:val="000000" w:themeColor="text1"/>
        </w:rPr>
        <w:t>. As a result</w:t>
      </w:r>
      <w:r w:rsidR="00E321FD">
        <w:rPr>
          <w:rFonts w:ascii="Times New Roman" w:eastAsia="Times New Roman" w:hAnsi="Times New Roman" w:cs="Times New Roman"/>
          <w:color w:val="000000" w:themeColor="text1"/>
        </w:rPr>
        <w:t xml:space="preserve">, students and employers in Washington may have greater exposure to and knowledge of CCB degrees </w:t>
      </w:r>
      <w:r w:rsidR="00491D7A">
        <w:rPr>
          <w:rFonts w:ascii="Times New Roman" w:eastAsia="Times New Roman" w:hAnsi="Times New Roman" w:cs="Times New Roman"/>
          <w:color w:val="000000" w:themeColor="text1"/>
        </w:rPr>
        <w:t>compared to students and employers in Dallas</w:t>
      </w:r>
      <w:r w:rsidR="00770EDB">
        <w:rPr>
          <w:rFonts w:ascii="Times New Roman" w:eastAsia="Times New Roman" w:hAnsi="Times New Roman" w:cs="Times New Roman"/>
          <w:lang w:val="en"/>
        </w:rPr>
        <w:t>—</w:t>
      </w:r>
      <w:r w:rsidR="00E321FD">
        <w:rPr>
          <w:rFonts w:ascii="Times New Roman" w:eastAsia="Times New Roman" w:hAnsi="Times New Roman" w:cs="Times New Roman"/>
          <w:color w:val="000000" w:themeColor="text1"/>
        </w:rPr>
        <w:t xml:space="preserve">a </w:t>
      </w:r>
      <w:r w:rsidR="004B7FD1">
        <w:rPr>
          <w:rFonts w:ascii="Times New Roman" w:eastAsia="Times New Roman" w:hAnsi="Times New Roman" w:cs="Times New Roman"/>
          <w:color w:val="000000" w:themeColor="text1"/>
        </w:rPr>
        <w:t xml:space="preserve">layer of heterogeneity we </w:t>
      </w:r>
      <w:r w:rsidR="00F554E8">
        <w:rPr>
          <w:rFonts w:ascii="Times New Roman" w:eastAsia="Times New Roman" w:hAnsi="Times New Roman" w:cs="Times New Roman"/>
          <w:color w:val="000000" w:themeColor="text1"/>
        </w:rPr>
        <w:t xml:space="preserve">plan to </w:t>
      </w:r>
      <w:r w:rsidR="004B7FD1">
        <w:rPr>
          <w:rFonts w:ascii="Times New Roman" w:eastAsia="Times New Roman" w:hAnsi="Times New Roman" w:cs="Times New Roman"/>
          <w:color w:val="000000" w:themeColor="text1"/>
        </w:rPr>
        <w:t>explore in our analyses. Overall, a</w:t>
      </w:r>
      <w:r w:rsidR="008B4ED9">
        <w:rPr>
          <w:rFonts w:ascii="Times New Roman" w:eastAsia="Times New Roman" w:hAnsi="Times New Roman" w:cs="Times New Roman"/>
          <w:color w:val="000000" w:themeColor="text1"/>
        </w:rPr>
        <w:t xml:space="preserve">cross these two cities, </w:t>
      </w:r>
      <w:r w:rsidR="0066440A">
        <w:rPr>
          <w:rFonts w:ascii="Times New Roman" w:eastAsia="Times New Roman" w:hAnsi="Times New Roman" w:cs="Times New Roman"/>
          <w:color w:val="000000" w:themeColor="text1"/>
        </w:rPr>
        <w:t>w</w:t>
      </w:r>
      <w:r w:rsidR="00967012">
        <w:rPr>
          <w:rFonts w:ascii="Times New Roman" w:eastAsia="Times New Roman" w:hAnsi="Times New Roman" w:cs="Times New Roman"/>
          <w:color w:val="000000" w:themeColor="text1"/>
        </w:rPr>
        <w:t xml:space="preserve">e </w:t>
      </w:r>
      <w:r w:rsidR="00E34508">
        <w:rPr>
          <w:rFonts w:ascii="Times New Roman" w:eastAsia="Times New Roman" w:hAnsi="Times New Roman" w:cs="Times New Roman"/>
          <w:color w:val="000000" w:themeColor="text1"/>
        </w:rPr>
        <w:t xml:space="preserve">collected information on 3,171 job vacancies and applied </w:t>
      </w:r>
      <w:r w:rsidR="004B7FD1">
        <w:rPr>
          <w:rFonts w:ascii="Times New Roman" w:eastAsia="Times New Roman" w:hAnsi="Times New Roman" w:cs="Times New Roman"/>
          <w:color w:val="000000" w:themeColor="text1"/>
        </w:rPr>
        <w:t xml:space="preserve">to </w:t>
      </w:r>
      <w:r w:rsidR="00E34508">
        <w:rPr>
          <w:rFonts w:ascii="Times New Roman" w:eastAsia="Times New Roman" w:hAnsi="Times New Roman" w:cs="Times New Roman"/>
          <w:color w:val="000000" w:themeColor="text1"/>
        </w:rPr>
        <w:t xml:space="preserve">1,570, for an overall </w:t>
      </w:r>
      <w:r w:rsidR="004B7FD1">
        <w:rPr>
          <w:rFonts w:ascii="Times New Roman" w:eastAsia="Times New Roman" w:hAnsi="Times New Roman" w:cs="Times New Roman"/>
          <w:color w:val="000000" w:themeColor="text1"/>
        </w:rPr>
        <w:t xml:space="preserve">submission success rate of </w:t>
      </w:r>
      <w:r w:rsidR="004B7FD1">
        <w:rPr>
          <w:rFonts w:ascii="Times New Roman" w:eastAsia="Times New Roman" w:hAnsi="Times New Roman" w:cs="Times New Roman"/>
          <w:color w:val="000000" w:themeColor="text1"/>
        </w:rPr>
        <w:lastRenderedPageBreak/>
        <w:t>roughly 50%.</w:t>
      </w:r>
      <w:r w:rsidR="00D84B0A">
        <w:rPr>
          <w:rStyle w:val="FootnoteReference"/>
          <w:rFonts w:ascii="Times New Roman" w:eastAsia="Times New Roman" w:hAnsi="Times New Roman" w:cs="Times New Roman"/>
          <w:color w:val="000000" w:themeColor="text1"/>
        </w:rPr>
        <w:footnoteReference w:id="3"/>
      </w:r>
      <w:r w:rsidR="004B7FD1">
        <w:rPr>
          <w:rFonts w:ascii="Times New Roman" w:eastAsia="Times New Roman" w:hAnsi="Times New Roman" w:cs="Times New Roman"/>
          <w:color w:val="000000" w:themeColor="text1"/>
        </w:rPr>
        <w:t xml:space="preserve"> Following the resume submission stage, w</w:t>
      </w:r>
      <w:r w:rsidR="00FD1833">
        <w:rPr>
          <w:rFonts w:ascii="Times New Roman" w:eastAsia="Times New Roman" w:hAnsi="Times New Roman" w:cs="Times New Roman"/>
          <w:color w:val="000000" w:themeColor="text1"/>
        </w:rPr>
        <w:t xml:space="preserve">e then tracked employers’ responses to capture differences in callback rates across degrees, institutions, and applicant’s implied race </w:t>
      </w:r>
      <w:r w:rsidR="00FD1833" w:rsidRPr="00D31D78">
        <w:rPr>
          <w:rFonts w:ascii="Times New Roman" w:eastAsia="Times New Roman" w:hAnsi="Times New Roman" w:cs="Times New Roman"/>
          <w:color w:val="000000" w:themeColor="text1"/>
        </w:rPr>
        <w:t>to test how employer discrimination by race and ethnicity interacts with perceptions of degree type.</w:t>
      </w:r>
    </w:p>
    <w:p w14:paraId="70C5D3E3" w14:textId="5C6767E0" w:rsidR="00804F61" w:rsidRDefault="00370B0B" w:rsidP="00804F61">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color w:val="000000" w:themeColor="text1"/>
        </w:rPr>
        <w:t>Our preliminary results suggest that applicants with CCB</w:t>
      </w:r>
      <w:r w:rsidR="009929D3">
        <w:rPr>
          <w:rFonts w:ascii="Times New Roman" w:eastAsia="Times New Roman" w:hAnsi="Times New Roman" w:cs="Times New Roman"/>
          <w:color w:val="000000" w:themeColor="text1"/>
        </w:rPr>
        <w:t xml:space="preserve"> degrees</w:t>
      </w:r>
      <w:r>
        <w:rPr>
          <w:rFonts w:ascii="Times New Roman" w:eastAsia="Times New Roman" w:hAnsi="Times New Roman" w:cs="Times New Roman"/>
          <w:color w:val="000000" w:themeColor="text1"/>
        </w:rPr>
        <w:t xml:space="preserve"> perform</w:t>
      </w:r>
      <w:r w:rsidR="00624BCA">
        <w:rPr>
          <w:rFonts w:ascii="Times New Roman" w:eastAsia="Times New Roman" w:hAnsi="Times New Roman" w:cs="Times New Roman"/>
          <w:color w:val="000000" w:themeColor="text1"/>
        </w:rPr>
        <w:t xml:space="preserve"> similarly to</w:t>
      </w:r>
      <w:r>
        <w:rPr>
          <w:rFonts w:ascii="Times New Roman" w:eastAsia="Times New Roman" w:hAnsi="Times New Roman" w:cs="Times New Roman"/>
          <w:color w:val="000000" w:themeColor="text1"/>
        </w:rPr>
        <w:t xml:space="preserve"> applicants with traditional </w:t>
      </w:r>
      <w:r w:rsidR="009F48DF">
        <w:rPr>
          <w:rFonts w:ascii="Times New Roman" w:eastAsia="Times New Roman" w:hAnsi="Times New Roman" w:cs="Times New Roman"/>
          <w:color w:val="000000" w:themeColor="text1"/>
        </w:rPr>
        <w:t>bachelor’s or associate</w:t>
      </w:r>
      <w:r>
        <w:rPr>
          <w:rFonts w:ascii="Times New Roman" w:eastAsia="Times New Roman" w:hAnsi="Times New Roman" w:cs="Times New Roman"/>
          <w:color w:val="000000" w:themeColor="text1"/>
        </w:rPr>
        <w:t xml:space="preserve"> degrees</w:t>
      </w:r>
      <w:r w:rsidR="006F3699">
        <w:rPr>
          <w:rFonts w:ascii="Times New Roman" w:eastAsia="Times New Roman" w:hAnsi="Times New Roman" w:cs="Times New Roman"/>
          <w:color w:val="000000" w:themeColor="text1"/>
        </w:rPr>
        <w:t xml:space="preserve"> in the </w:t>
      </w:r>
      <w:r w:rsidR="00EE4CD0">
        <w:rPr>
          <w:rFonts w:ascii="Times New Roman" w:eastAsia="Times New Roman" w:hAnsi="Times New Roman" w:cs="Times New Roman"/>
          <w:color w:val="000000" w:themeColor="text1"/>
        </w:rPr>
        <w:t>ECE</w:t>
      </w:r>
      <w:r w:rsidR="006F3699">
        <w:rPr>
          <w:rFonts w:ascii="Times New Roman" w:eastAsia="Times New Roman" w:hAnsi="Times New Roman" w:cs="Times New Roman"/>
          <w:color w:val="000000" w:themeColor="text1"/>
        </w:rPr>
        <w:t xml:space="preserve"> </w:t>
      </w:r>
      <w:r w:rsidR="00752FE2">
        <w:rPr>
          <w:rFonts w:ascii="Times New Roman" w:eastAsia="Times New Roman" w:hAnsi="Times New Roman" w:cs="Times New Roman"/>
          <w:color w:val="000000" w:themeColor="text1"/>
        </w:rPr>
        <w:t xml:space="preserve">labor </w:t>
      </w:r>
      <w:r w:rsidR="006F3699">
        <w:rPr>
          <w:rFonts w:ascii="Times New Roman" w:eastAsia="Times New Roman" w:hAnsi="Times New Roman" w:cs="Times New Roman"/>
          <w:color w:val="000000" w:themeColor="text1"/>
        </w:rPr>
        <w:t>market</w:t>
      </w:r>
      <w:r>
        <w:rPr>
          <w:rFonts w:ascii="Times New Roman" w:eastAsia="Times New Roman" w:hAnsi="Times New Roman" w:cs="Times New Roman"/>
          <w:color w:val="000000" w:themeColor="text1"/>
        </w:rPr>
        <w:t xml:space="preserve">. </w:t>
      </w:r>
      <w:r w:rsidR="00624BCA">
        <w:rPr>
          <w:rFonts w:ascii="Times New Roman" w:eastAsia="Times New Roman" w:hAnsi="Times New Roman" w:cs="Times New Roman"/>
          <w:color w:val="000000" w:themeColor="text1"/>
        </w:rPr>
        <w:t xml:space="preserve">Over 20 percent </w:t>
      </w:r>
      <w:r w:rsidR="00F42B68">
        <w:rPr>
          <w:rFonts w:ascii="Times New Roman" w:eastAsia="Times New Roman" w:hAnsi="Times New Roman" w:cs="Times New Roman"/>
          <w:color w:val="000000" w:themeColor="text1"/>
        </w:rPr>
        <w:t xml:space="preserve">of all applicants received </w:t>
      </w:r>
      <w:r w:rsidR="00624BCA">
        <w:rPr>
          <w:rFonts w:ascii="Times New Roman" w:eastAsia="Times New Roman" w:hAnsi="Times New Roman" w:cs="Times New Roman"/>
          <w:color w:val="000000" w:themeColor="text1"/>
        </w:rPr>
        <w:t xml:space="preserve">an interview request, and over 30 percent received either an interview request or a request for more information. We do not find any statistically or economically significant differences in callback rates across the three degree types (AA, CCB, or traditional BA). For CCBs relative to traditional bachelor’s degrees, we can rule of negative effects on interview requests larger than 0.8 percentage points </w:t>
      </w:r>
      <w:r w:rsidR="00624BCA">
        <w:rPr>
          <w:rFonts w:ascii="Times New Roman" w:eastAsia="Times New Roman" w:hAnsi="Times New Roman" w:cs="Times New Roman"/>
          <w:lang w:val="en"/>
        </w:rPr>
        <w:t xml:space="preserve">(3.7 percent of the baseline mean), implying that </w:t>
      </w:r>
      <w:r w:rsidR="00804F61">
        <w:rPr>
          <w:rFonts w:ascii="Times New Roman" w:eastAsia="Times New Roman" w:hAnsi="Times New Roman" w:cs="Times New Roman"/>
          <w:lang w:val="en"/>
        </w:rPr>
        <w:t>CCB holders may not be disadvantaged in this labor market. At the same time, do not find evidence that CCB degree holders are being called back more often than associate degree holders and can rule out positive effects greater than 1.9 percentage points (6.3 percent of the baseline mean).</w:t>
      </w:r>
      <w:r w:rsidR="00804F61">
        <w:rPr>
          <w:rStyle w:val="FootnoteReference"/>
          <w:rFonts w:ascii="Times New Roman" w:eastAsia="Times New Roman" w:hAnsi="Times New Roman" w:cs="Times New Roman"/>
          <w:lang w:val="en"/>
        </w:rPr>
        <w:footnoteReference w:id="4"/>
      </w:r>
    </w:p>
    <w:p w14:paraId="36DE016A" w14:textId="1C25CC9F" w:rsidR="00AC6CA2" w:rsidRDefault="00624BCA" w:rsidP="00EE2FE0">
      <w:pPr>
        <w:spacing w:afterLines="100" w:after="240" w:line="360" w:lineRule="auto"/>
        <w:jc w:val="both"/>
        <w:rPr>
          <w:rFonts w:ascii="Times New Roman" w:hAnsi="Times New Roman" w:cs="Times New Roman"/>
        </w:rPr>
      </w:pPr>
      <w:r>
        <w:rPr>
          <w:rFonts w:ascii="Times New Roman" w:eastAsia="Times New Roman" w:hAnsi="Times New Roman" w:cs="Times New Roman"/>
          <w:lang w:val="en"/>
        </w:rPr>
        <w:t xml:space="preserve"> </w:t>
      </w:r>
      <w:r>
        <w:rPr>
          <w:rFonts w:ascii="Times New Roman" w:eastAsia="Times New Roman" w:hAnsi="Times New Roman" w:cs="Times New Roman"/>
          <w:color w:val="000000" w:themeColor="text1"/>
        </w:rPr>
        <w:t xml:space="preserve"> </w:t>
      </w:r>
      <w:r w:rsidR="00804F61">
        <w:rPr>
          <w:rFonts w:ascii="Times New Roman" w:eastAsia="Times New Roman" w:hAnsi="Times New Roman" w:cs="Times New Roman"/>
          <w:color w:val="000000" w:themeColor="text1"/>
        </w:rPr>
        <w:tab/>
        <w:t xml:space="preserve">We note that </w:t>
      </w:r>
      <w:r w:rsidR="00EE2FE0">
        <w:rPr>
          <w:rFonts w:ascii="Times New Roman" w:eastAsia="Times New Roman" w:hAnsi="Times New Roman" w:cs="Times New Roman"/>
          <w:color w:val="000000" w:themeColor="text1"/>
        </w:rPr>
        <w:t>results may be specific to the ECE labor market, a tight labor market that is characterized by low wages, high turnover, and persistent vacancies. Most of the job postings for which we applied did not require a bachelor’s degree, so employers in our sample may have thought that they would have a better chance of hiring or retaining someone with an associate or CCB degree relative to a traditional bachelor’s.</w:t>
      </w:r>
      <w:r w:rsidR="00B23D87">
        <w:rPr>
          <w:rFonts w:ascii="Times New Roman" w:eastAsia="Times New Roman" w:hAnsi="Times New Roman" w:cs="Times New Roman"/>
          <w:color w:val="000000" w:themeColor="text1"/>
        </w:rPr>
        <w:t xml:space="preserve"> This is consistent with responses to our employer survey, which we sent to email addresses collected through callbacks and job postings to better understand potential mechanisms underlying the results of the experimental audit study. In the survey, employers emphasize experience, </w:t>
      </w:r>
      <w:r w:rsidR="00B23D87" w:rsidRPr="00A1097C">
        <w:rPr>
          <w:rFonts w:ascii="Times New Roman" w:hAnsi="Times New Roman" w:cs="Times New Roman"/>
        </w:rPr>
        <w:t>personality, and reliability as the primary drivers of hiring decision</w:t>
      </w:r>
      <w:r w:rsidR="00B23D87">
        <w:rPr>
          <w:rFonts w:ascii="Times New Roman" w:hAnsi="Times New Roman" w:cs="Times New Roman"/>
        </w:rPr>
        <w:t>s. A common theme of responses is worry about not being able to offer high enough pay to secure applicants, especially those with higher levels of education.</w:t>
      </w:r>
    </w:p>
    <w:p w14:paraId="1A873E3C" w14:textId="62B6E421" w:rsidR="00804F61" w:rsidRDefault="00AC6CA2" w:rsidP="009019CD">
      <w:pPr>
        <w:spacing w:afterLines="100" w:after="240" w:line="360" w:lineRule="auto"/>
        <w:jc w:val="both"/>
        <w:rPr>
          <w:rFonts w:ascii="Times New Roman" w:eastAsia="Times New Roman" w:hAnsi="Times New Roman" w:cs="Times New Roman"/>
          <w:color w:val="000000" w:themeColor="text1"/>
        </w:rPr>
      </w:pPr>
      <w:r>
        <w:rPr>
          <w:rFonts w:ascii="Times New Roman" w:hAnsi="Times New Roman" w:cs="Times New Roman"/>
        </w:rPr>
        <w:tab/>
        <w:t xml:space="preserve">Results from this pilot study inform our scaled-up version of the audit study, set to launch in summer 2026. In the larger study, we will expand to more industries and labor markets to paint </w:t>
      </w:r>
      <w:r>
        <w:rPr>
          <w:rFonts w:ascii="Times New Roman" w:hAnsi="Times New Roman" w:cs="Times New Roman"/>
        </w:rPr>
        <w:lastRenderedPageBreak/>
        <w:t xml:space="preserve">a more comprehensive picture of how CCB degrees are viewed in the labor market. We are targeting business, information technology (IT), and nursing as fields of study, which are the most commonly offered CCB degrees nationally. We will be submitting applications across to six distinct labor markets: two cities in each of Texas, Washington, and Florida, which are some of the top states for CCB programs. We plan to submit approximately 50,000 resumes (10 times the scale of our pilot) which will allow for richer heterogeneity </w:t>
      </w:r>
      <w:r w:rsidR="00BE0B70">
        <w:rPr>
          <w:rFonts w:ascii="Times New Roman" w:hAnsi="Times New Roman" w:cs="Times New Roman"/>
        </w:rPr>
        <w:t>by race-ethnicity, gender, field of study, and location.</w:t>
      </w:r>
    </w:p>
    <w:p w14:paraId="40D4F28F" w14:textId="30F55675" w:rsidR="0087442D" w:rsidRDefault="001E023F" w:rsidP="00EE2FE0">
      <w:pPr>
        <w:spacing w:afterLines="100" w:after="240" w:line="36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This study contributes to a </w:t>
      </w:r>
      <w:r w:rsidR="000E1EEF">
        <w:rPr>
          <w:rFonts w:ascii="Times New Roman" w:eastAsia="Times New Roman" w:hAnsi="Times New Roman" w:cs="Times New Roman"/>
          <w:color w:val="000000" w:themeColor="text1"/>
        </w:rPr>
        <w:t>robust</w:t>
      </w:r>
      <w:r>
        <w:rPr>
          <w:rFonts w:ascii="Times New Roman" w:eastAsia="Times New Roman" w:hAnsi="Times New Roman" w:cs="Times New Roman"/>
          <w:color w:val="000000" w:themeColor="text1"/>
        </w:rPr>
        <w:t xml:space="preserve"> literature assessing the returns to college (</w:t>
      </w:r>
      <w:r w:rsidR="00D84B0A">
        <w:rPr>
          <w:rFonts w:ascii="Times New Roman" w:eastAsia="Times New Roman" w:hAnsi="Times New Roman" w:cs="Times New Roman"/>
          <w:color w:val="000000" w:themeColor="text1"/>
        </w:rPr>
        <w:t>see</w:t>
      </w:r>
      <w:r w:rsidR="0035251D" w:rsidRPr="00D31D78">
        <w:rPr>
          <w:rFonts w:ascii="Times New Roman" w:eastAsia="Times New Roman" w:hAnsi="Times New Roman" w:cs="Times New Roman"/>
          <w:color w:val="000000" w:themeColor="text1"/>
        </w:rPr>
        <w:t xml:space="preserve"> Lovenheim &amp; Smith, 202</w:t>
      </w:r>
      <w:r w:rsidR="00D84B0A">
        <w:rPr>
          <w:rFonts w:ascii="Times New Roman" w:eastAsia="Times New Roman" w:hAnsi="Times New Roman" w:cs="Times New Roman"/>
          <w:color w:val="000000" w:themeColor="text1"/>
        </w:rPr>
        <w:t xml:space="preserve">2 and </w:t>
      </w:r>
      <w:r w:rsidR="00205B1D">
        <w:rPr>
          <w:rFonts w:ascii="Times New Roman" w:eastAsia="Times New Roman" w:hAnsi="Times New Roman" w:cs="Times New Roman"/>
          <w:color w:val="000000" w:themeColor="text1"/>
        </w:rPr>
        <w:t>Oreopoulos and Petronijevic, 2013, for comprehensive review</w:t>
      </w:r>
      <w:r w:rsidR="00D84B0A">
        <w:rPr>
          <w:rFonts w:ascii="Times New Roman" w:eastAsia="Times New Roman" w:hAnsi="Times New Roman" w:cs="Times New Roman"/>
          <w:color w:val="000000" w:themeColor="text1"/>
        </w:rPr>
        <w:t>s</w:t>
      </w:r>
      <w:r>
        <w:rPr>
          <w:rFonts w:ascii="Times New Roman" w:eastAsia="Times New Roman" w:hAnsi="Times New Roman" w:cs="Times New Roman"/>
          <w:color w:val="000000" w:themeColor="text1"/>
        </w:rPr>
        <w:t>)</w:t>
      </w:r>
      <w:r w:rsidR="000E1EEF">
        <w:rPr>
          <w:rFonts w:ascii="Times New Roman" w:eastAsia="Times New Roman" w:hAnsi="Times New Roman" w:cs="Times New Roman"/>
          <w:color w:val="000000" w:themeColor="text1"/>
        </w:rPr>
        <w:t>, specifically joining a long</w:t>
      </w:r>
      <w:r w:rsidR="000A2B9C">
        <w:rPr>
          <w:rFonts w:ascii="Times New Roman" w:eastAsia="Times New Roman" w:hAnsi="Times New Roman" w:cs="Times New Roman"/>
          <w:color w:val="000000" w:themeColor="text1"/>
        </w:rPr>
        <w:t xml:space="preserve"> tradition of</w:t>
      </w:r>
      <w:r>
        <w:rPr>
          <w:rFonts w:ascii="Times New Roman" w:eastAsia="Times New Roman" w:hAnsi="Times New Roman" w:cs="Times New Roman"/>
          <w:color w:val="000000" w:themeColor="text1"/>
        </w:rPr>
        <w:t xml:space="preserve"> resume audit </w:t>
      </w:r>
      <w:r w:rsidR="000A2B9C">
        <w:rPr>
          <w:rFonts w:ascii="Times New Roman" w:eastAsia="Times New Roman" w:hAnsi="Times New Roman" w:cs="Times New Roman"/>
          <w:color w:val="000000" w:themeColor="text1"/>
        </w:rPr>
        <w:t xml:space="preserve">studies </w:t>
      </w:r>
      <w:r>
        <w:rPr>
          <w:rFonts w:ascii="Times New Roman" w:eastAsia="Times New Roman" w:hAnsi="Times New Roman" w:cs="Times New Roman"/>
          <w:color w:val="000000" w:themeColor="text1"/>
        </w:rPr>
        <w:t xml:space="preserve">and experimental approaches to </w:t>
      </w:r>
      <w:r w:rsidR="00720A83">
        <w:rPr>
          <w:rFonts w:ascii="Times New Roman" w:eastAsia="Times New Roman" w:hAnsi="Times New Roman" w:cs="Times New Roman"/>
          <w:color w:val="000000" w:themeColor="text1"/>
        </w:rPr>
        <w:t>estimate</w:t>
      </w:r>
      <w:r>
        <w:rPr>
          <w:rFonts w:ascii="Times New Roman" w:eastAsia="Times New Roman" w:hAnsi="Times New Roman" w:cs="Times New Roman"/>
          <w:color w:val="000000" w:themeColor="text1"/>
        </w:rPr>
        <w:t xml:space="preserve"> </w:t>
      </w:r>
      <w:r w:rsidR="000A2B9C" w:rsidRPr="00D31D78">
        <w:rPr>
          <w:rFonts w:ascii="Times New Roman" w:eastAsia="Times New Roman" w:hAnsi="Times New Roman" w:cs="Times New Roman"/>
          <w:color w:val="000000" w:themeColor="text1"/>
        </w:rPr>
        <w:t xml:space="preserve">the </w:t>
      </w:r>
      <w:r w:rsidR="00720A83">
        <w:rPr>
          <w:rFonts w:ascii="Times New Roman" w:eastAsia="Times New Roman" w:hAnsi="Times New Roman" w:cs="Times New Roman"/>
          <w:color w:val="000000" w:themeColor="text1"/>
        </w:rPr>
        <w:t xml:space="preserve">labor market </w:t>
      </w:r>
      <w:r w:rsidR="000A2B9C" w:rsidRPr="00D31D78">
        <w:rPr>
          <w:rFonts w:ascii="Times New Roman" w:eastAsia="Times New Roman" w:hAnsi="Times New Roman" w:cs="Times New Roman"/>
          <w:color w:val="000000" w:themeColor="text1"/>
        </w:rPr>
        <w:t xml:space="preserve">returns </w:t>
      </w:r>
      <w:r w:rsidR="00022B53">
        <w:rPr>
          <w:rFonts w:ascii="Times New Roman" w:eastAsia="Times New Roman" w:hAnsi="Times New Roman" w:cs="Times New Roman"/>
          <w:color w:val="000000" w:themeColor="text1"/>
        </w:rPr>
        <w:t xml:space="preserve">to community colleges and </w:t>
      </w:r>
      <w:r w:rsidR="00720A83">
        <w:rPr>
          <w:rFonts w:ascii="Times New Roman" w:eastAsia="Times New Roman" w:hAnsi="Times New Roman" w:cs="Times New Roman"/>
          <w:color w:val="000000" w:themeColor="text1"/>
        </w:rPr>
        <w:t>of</w:t>
      </w:r>
      <w:r w:rsidR="000A2B9C" w:rsidRPr="00D31D78">
        <w:rPr>
          <w:rFonts w:ascii="Times New Roman" w:eastAsia="Times New Roman" w:hAnsi="Times New Roman" w:cs="Times New Roman"/>
          <w:color w:val="000000" w:themeColor="text1"/>
        </w:rPr>
        <w:t xml:space="preserve"> emerging post-secondary options</w:t>
      </w:r>
      <w:r w:rsidR="00720A83">
        <w:rPr>
          <w:rFonts w:ascii="Times New Roman" w:eastAsia="Times New Roman" w:hAnsi="Times New Roman" w:cs="Times New Roman"/>
          <w:color w:val="000000" w:themeColor="text1"/>
        </w:rPr>
        <w:t xml:space="preserve"> – </w:t>
      </w:r>
      <w:r w:rsidR="000A2B9C" w:rsidRPr="00D31D78">
        <w:rPr>
          <w:rFonts w:ascii="Times New Roman" w:eastAsia="Times New Roman" w:hAnsi="Times New Roman" w:cs="Times New Roman"/>
          <w:color w:val="000000" w:themeColor="text1"/>
        </w:rPr>
        <w:t>such as for-profit and online credentials (Darolia et al., 2014; Deming et al., 2016</w:t>
      </w:r>
      <w:r w:rsidR="00022B53">
        <w:rPr>
          <w:rFonts w:ascii="Times New Roman" w:eastAsia="Times New Roman" w:hAnsi="Times New Roman" w:cs="Times New Roman"/>
          <w:color w:val="000000" w:themeColor="text1"/>
        </w:rPr>
        <w:t>; Zhu 2023</w:t>
      </w:r>
      <w:r w:rsidR="000A2B9C" w:rsidRPr="00D31D78">
        <w:rPr>
          <w:rFonts w:ascii="Times New Roman" w:eastAsia="Times New Roman" w:hAnsi="Times New Roman" w:cs="Times New Roman"/>
          <w:color w:val="000000" w:themeColor="text1"/>
        </w:rPr>
        <w:t>)</w:t>
      </w:r>
      <w:r w:rsidR="00720A83">
        <w:rPr>
          <w:rFonts w:ascii="Times New Roman" w:eastAsia="Times New Roman" w:hAnsi="Times New Roman" w:cs="Times New Roman"/>
          <w:color w:val="000000" w:themeColor="text1"/>
        </w:rPr>
        <w:t xml:space="preserve"> –</w:t>
      </w:r>
      <w:r w:rsidR="000A2B9C" w:rsidRPr="00D31D78">
        <w:rPr>
          <w:rFonts w:ascii="Times New Roman" w:eastAsia="Times New Roman" w:hAnsi="Times New Roman" w:cs="Times New Roman"/>
          <w:color w:val="000000" w:themeColor="text1"/>
        </w:rPr>
        <w:t xml:space="preserve"> </w:t>
      </w:r>
      <w:r w:rsidR="00720A83">
        <w:rPr>
          <w:rFonts w:ascii="Times New Roman" w:eastAsia="Times New Roman" w:hAnsi="Times New Roman" w:cs="Times New Roman"/>
          <w:color w:val="000000" w:themeColor="text1"/>
        </w:rPr>
        <w:t>and</w:t>
      </w:r>
      <w:r w:rsidR="000A2B9C" w:rsidRPr="00D31D78">
        <w:rPr>
          <w:rFonts w:ascii="Times New Roman" w:eastAsia="Times New Roman" w:hAnsi="Times New Roman" w:cs="Times New Roman"/>
          <w:color w:val="000000" w:themeColor="text1"/>
        </w:rPr>
        <w:t xml:space="preserve"> </w:t>
      </w:r>
      <w:r w:rsidR="00720A83">
        <w:rPr>
          <w:rFonts w:ascii="Times New Roman" w:eastAsia="Times New Roman" w:hAnsi="Times New Roman" w:cs="Times New Roman"/>
          <w:color w:val="000000" w:themeColor="text1"/>
        </w:rPr>
        <w:t>to explore</w:t>
      </w:r>
      <w:r w:rsidR="000A2B9C" w:rsidRPr="00D31D78">
        <w:rPr>
          <w:rFonts w:ascii="Times New Roman" w:eastAsia="Times New Roman" w:hAnsi="Times New Roman" w:cs="Times New Roman"/>
          <w:color w:val="000000" w:themeColor="text1"/>
        </w:rPr>
        <w:t xml:space="preserve"> employer perceptions of applicant characteristics (Riach &amp; Rich, 2002; Bertrand &amp; Mullainathan, 2004; Lahey, 2008).</w:t>
      </w:r>
      <w:r w:rsidR="00720A83">
        <w:rPr>
          <w:rFonts w:ascii="Times New Roman" w:eastAsia="Times New Roman" w:hAnsi="Times New Roman" w:cs="Times New Roman"/>
          <w:color w:val="000000" w:themeColor="text1"/>
        </w:rPr>
        <w:t xml:space="preserve"> To our knowledge, this is the first resume audit study designed to evaluate the returns to CCB degrees specifically, and to investigate how the labor market reception of these degrees may interact with documented patterns of racial and ethnic discrimination in the labor market.</w:t>
      </w:r>
    </w:p>
    <w:p w14:paraId="79DC742E" w14:textId="77777777" w:rsidR="00CF3088" w:rsidRDefault="00CF3088" w:rsidP="00EE2FE0">
      <w:pPr>
        <w:spacing w:afterLines="100" w:after="240" w:line="360" w:lineRule="auto"/>
        <w:ind w:firstLine="720"/>
        <w:jc w:val="both"/>
        <w:rPr>
          <w:rFonts w:ascii="Times New Roman" w:eastAsia="Times New Roman" w:hAnsi="Times New Roman" w:cs="Times New Roman"/>
          <w:color w:val="000000" w:themeColor="text1"/>
        </w:rPr>
      </w:pPr>
    </w:p>
    <w:p w14:paraId="51E2EC93" w14:textId="60526C70" w:rsidR="00D3514F" w:rsidRDefault="00D3514F" w:rsidP="007207FF">
      <w:pPr>
        <w:pStyle w:val="ListParagraph"/>
        <w:numPr>
          <w:ilvl w:val="0"/>
          <w:numId w:val="1"/>
        </w:numPr>
        <w:spacing w:afterLines="100" w:after="240" w:line="360" w:lineRule="auto"/>
        <w:ind w:left="720"/>
        <w:jc w:val="both"/>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t>Policy And Labor Market Background</w:t>
      </w:r>
    </w:p>
    <w:p w14:paraId="4AD4D54D" w14:textId="4270E85B" w:rsidR="00F70023" w:rsidRDefault="00D3514F" w:rsidP="00D3514F">
      <w:pPr>
        <w:spacing w:afterLines="10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Although the community college baccalaureate was first authorized in West Virginia in 1989, momentum towards offering these degrees across the country has only recently gained traction and widespread attention. The CCB policy landscape is active and currently evolving, with 24 states currently offering the</w:t>
      </w:r>
      <w:r w:rsidR="00EE20CF">
        <w:rPr>
          <w:rFonts w:ascii="Times New Roman" w:eastAsia="Times New Roman" w:hAnsi="Times New Roman" w:cs="Times New Roman"/>
        </w:rPr>
        <w:t>se</w:t>
      </w:r>
      <w:r>
        <w:rPr>
          <w:rFonts w:ascii="Times New Roman" w:eastAsia="Times New Roman" w:hAnsi="Times New Roman" w:cs="Times New Roman"/>
        </w:rPr>
        <w:t xml:space="preserve"> degrees and several (Illinois and Iowa) in the process of introducing legislation at the state level. Even across the 24 states that have authorized CCBs, authorization strategy varies significantly. </w:t>
      </w:r>
      <w:r w:rsidRPr="00D3514F">
        <w:rPr>
          <w:rFonts w:ascii="Times New Roman" w:eastAsia="Times New Roman" w:hAnsi="Times New Roman" w:cs="Times New Roman"/>
        </w:rPr>
        <w:t xml:space="preserve">Florida and Washington </w:t>
      </w:r>
      <w:r>
        <w:rPr>
          <w:rFonts w:ascii="Times New Roman" w:eastAsia="Times New Roman" w:hAnsi="Times New Roman" w:cs="Times New Roman"/>
        </w:rPr>
        <w:t xml:space="preserve">state </w:t>
      </w:r>
      <w:r w:rsidRPr="00D3514F">
        <w:rPr>
          <w:rFonts w:ascii="Times New Roman" w:eastAsia="Times New Roman" w:hAnsi="Times New Roman" w:cs="Times New Roman"/>
        </w:rPr>
        <w:t xml:space="preserve">have granted near-universal authorization, while </w:t>
      </w:r>
      <w:r>
        <w:rPr>
          <w:rFonts w:ascii="Times New Roman" w:eastAsia="Times New Roman" w:hAnsi="Times New Roman" w:cs="Times New Roman"/>
        </w:rPr>
        <w:t>several large states—including California</w:t>
      </w:r>
      <w:r w:rsidR="00EE20CF">
        <w:rPr>
          <w:rFonts w:ascii="Times New Roman" w:eastAsia="Times New Roman" w:hAnsi="Times New Roman" w:cs="Times New Roman"/>
        </w:rPr>
        <w:t xml:space="preserve"> and Texas</w:t>
      </w:r>
      <w:r>
        <w:rPr>
          <w:rFonts w:ascii="Times New Roman" w:eastAsia="Times New Roman" w:hAnsi="Times New Roman" w:cs="Times New Roman"/>
        </w:rPr>
        <w:t xml:space="preserve">—cap degree awarding and number of programs with the goal of limiting competition between community colleges and traditional four-year institutions. The variation across states in familiarity with CCB </w:t>
      </w:r>
      <w:r>
        <w:rPr>
          <w:rFonts w:ascii="Times New Roman" w:eastAsia="Times New Roman" w:hAnsi="Times New Roman" w:cs="Times New Roman"/>
        </w:rPr>
        <w:lastRenderedPageBreak/>
        <w:t xml:space="preserve">programs in general and within the ECE industry is a key dimension of the heterogeneity that we explore in this pilot study and one that we hope to pursue in the full study. </w:t>
      </w:r>
    </w:p>
    <w:p w14:paraId="628C30A6" w14:textId="42E9D005" w:rsidR="00D3514F" w:rsidRDefault="00D3514F" w:rsidP="00B95B0C">
      <w:pPr>
        <w:spacing w:afterLines="10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 our case, Texas </w:t>
      </w:r>
      <w:r w:rsidR="00F70023">
        <w:rPr>
          <w:rFonts w:ascii="Times New Roman" w:eastAsia="Times New Roman" w:hAnsi="Times New Roman" w:cs="Times New Roman"/>
        </w:rPr>
        <w:t xml:space="preserve">and Washington provide two unique policy landscapes </w:t>
      </w:r>
      <w:r w:rsidR="00A04116">
        <w:rPr>
          <w:rFonts w:ascii="Times New Roman" w:eastAsia="Times New Roman" w:hAnsi="Times New Roman" w:cs="Times New Roman"/>
        </w:rPr>
        <w:t>in</w:t>
      </w:r>
      <w:r w:rsidR="00F70023">
        <w:rPr>
          <w:rFonts w:ascii="Times New Roman" w:eastAsia="Times New Roman" w:hAnsi="Times New Roman" w:cs="Times New Roman"/>
        </w:rPr>
        <w:t xml:space="preserve"> which to study the labor market value of the CCB degree. Although the CCB legislation was introduced in Texas and Washington around the same time (2003 and 2005, respectively), CCBs have grown at a much more rapid pace in Washington than in Texas. In 202</w:t>
      </w:r>
      <w:r w:rsidR="00A04116">
        <w:rPr>
          <w:rFonts w:ascii="Times New Roman" w:eastAsia="Times New Roman" w:hAnsi="Times New Roman" w:cs="Times New Roman"/>
        </w:rPr>
        <w:t>4</w:t>
      </w:r>
      <w:r w:rsidR="00F70023">
        <w:rPr>
          <w:rFonts w:ascii="Times New Roman" w:eastAsia="Times New Roman" w:hAnsi="Times New Roman" w:cs="Times New Roman"/>
        </w:rPr>
        <w:t xml:space="preserve">, </w:t>
      </w:r>
      <w:r w:rsidR="00A04116">
        <w:rPr>
          <w:rFonts w:ascii="Times New Roman" w:eastAsia="Times New Roman" w:hAnsi="Times New Roman" w:cs="Times New Roman"/>
        </w:rPr>
        <w:t xml:space="preserve">roughly 3% of Washington students enrolled in community colleges were in CCB programs, whereas CCB enrollment accounted for less than 1% </w:t>
      </w:r>
      <w:r w:rsidR="00B95B0C">
        <w:rPr>
          <w:rFonts w:ascii="Times New Roman" w:eastAsia="Times New Roman" w:hAnsi="Times New Roman" w:cs="Times New Roman"/>
        </w:rPr>
        <w:t>in Texas (THECB, 2025; SBCTC, 2025; Carpenter, 2025)</w:t>
      </w:r>
      <w:r w:rsidR="005536F3">
        <w:rPr>
          <w:rFonts w:ascii="Times New Roman" w:eastAsia="Times New Roman" w:hAnsi="Times New Roman" w:cs="Times New Roman"/>
        </w:rPr>
        <w:t>.</w:t>
      </w:r>
      <w:r w:rsidR="00A04116">
        <w:rPr>
          <w:rFonts w:ascii="Times New Roman" w:eastAsia="Times New Roman" w:hAnsi="Times New Roman" w:cs="Times New Roman"/>
        </w:rPr>
        <w:t xml:space="preserve"> </w:t>
      </w:r>
      <w:r w:rsidR="00F70023">
        <w:rPr>
          <w:rFonts w:ascii="Times New Roman" w:eastAsia="Times New Roman" w:hAnsi="Times New Roman" w:cs="Times New Roman"/>
        </w:rPr>
        <w:t>As of 2023, 100% of the community colleges in Washington state were enrolling students in CCB programs, whereas the reach of programs in Texas is still limited to fewer than half of all community colleges in the state. We hypothesize that the popularity of CCB programs across the state and especially in the major metropolitan areas in which we concentrate our resume submissions (Dallas and Seattle) may affect employers understanding of and attitudes towards the degrees, which may in-turn influence their probability of hiring CCB graduates.</w:t>
      </w:r>
    </w:p>
    <w:p w14:paraId="603AE452" w14:textId="4F028957" w:rsidR="00B12F1B" w:rsidRDefault="00D3514F" w:rsidP="00B12F1B">
      <w:pPr>
        <w:spacing w:afterLines="10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A common feature of CCB legislation across states is the requirement that CCB programs be tailored to local workforce needs</w:t>
      </w:r>
      <w:r w:rsidR="00F70023">
        <w:rPr>
          <w:rFonts w:ascii="Times New Roman" w:eastAsia="Times New Roman" w:hAnsi="Times New Roman" w:cs="Times New Roman"/>
        </w:rPr>
        <w:t>. Written into many state-level CCB legislative documents is the requirement that programs be limited to industries in which labor demand is currently outstripping supply (</w:t>
      </w:r>
      <w:r w:rsidR="00934A42">
        <w:rPr>
          <w:rFonts w:ascii="Times New Roman" w:eastAsia="Times New Roman" w:hAnsi="Times New Roman" w:cs="Times New Roman"/>
        </w:rPr>
        <w:t>Meza and Love, 2023</w:t>
      </w:r>
      <w:r w:rsidR="00F70023">
        <w:rPr>
          <w:rFonts w:ascii="Times New Roman" w:eastAsia="Times New Roman" w:hAnsi="Times New Roman" w:cs="Times New Roman"/>
        </w:rPr>
        <w:t>)</w:t>
      </w:r>
      <w:r w:rsidR="00253772">
        <w:rPr>
          <w:rFonts w:ascii="Times New Roman" w:eastAsia="Times New Roman" w:hAnsi="Times New Roman" w:cs="Times New Roman"/>
        </w:rPr>
        <w:t xml:space="preserve">. Figure </w:t>
      </w:r>
      <w:r w:rsidR="00613D20">
        <w:rPr>
          <w:rFonts w:ascii="Times New Roman" w:eastAsia="Times New Roman" w:hAnsi="Times New Roman" w:cs="Times New Roman"/>
        </w:rPr>
        <w:t>3</w:t>
      </w:r>
      <w:r w:rsidR="00253772">
        <w:rPr>
          <w:rFonts w:ascii="Times New Roman" w:eastAsia="Times New Roman" w:hAnsi="Times New Roman" w:cs="Times New Roman"/>
        </w:rPr>
        <w:t xml:space="preserve"> shows that the most common CCB industries across the country are Business, Health Professions, Computer and Information Sciences, and Education. Although business degrees dominate the CCB landscape with nearly 40% of CCBs awarded in 2022-2023 coming from business CIP codes, education represents one of the fastest-growing CCB fields of study across the country, largely spurred by notable labor shortages across all levels of education in the wake of the COVID-19 pandemic</w:t>
      </w:r>
      <w:r w:rsidR="00934A42">
        <w:rPr>
          <w:rFonts w:ascii="Times New Roman" w:eastAsia="Times New Roman" w:hAnsi="Times New Roman" w:cs="Times New Roman"/>
        </w:rPr>
        <w:t xml:space="preserve"> (Kersenbrok, 2025; Meza and Love, 2023)</w:t>
      </w:r>
      <w:r w:rsidR="00253772">
        <w:rPr>
          <w:rFonts w:ascii="Times New Roman" w:eastAsia="Times New Roman" w:hAnsi="Times New Roman" w:cs="Times New Roman"/>
        </w:rPr>
        <w:t xml:space="preserve">. </w:t>
      </w:r>
    </w:p>
    <w:p w14:paraId="5017F67B" w14:textId="4F360A48" w:rsidR="00253772" w:rsidRDefault="00253772" w:rsidP="00253772">
      <w:pPr>
        <w:spacing w:afterLines="100" w:after="240" w:line="360" w:lineRule="auto"/>
        <w:jc w:val="both"/>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ECE Labor Market Details</w:t>
      </w:r>
    </w:p>
    <w:p w14:paraId="1A70EB8E" w14:textId="7F25F354" w:rsidR="00E7129A" w:rsidRDefault="00E7129A" w:rsidP="00AD1F30">
      <w:pPr>
        <w:spacing w:afterLines="10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early childhood education workforce in the U.S. is characterized by persisten</w:t>
      </w:r>
      <w:r w:rsidR="00217CD7">
        <w:rPr>
          <w:rFonts w:ascii="Times New Roman" w:eastAsia="Times New Roman" w:hAnsi="Times New Roman" w:cs="Times New Roman"/>
        </w:rPr>
        <w:t>t</w:t>
      </w:r>
      <w:r>
        <w:rPr>
          <w:rFonts w:ascii="Times New Roman" w:eastAsia="Times New Roman" w:hAnsi="Times New Roman" w:cs="Times New Roman"/>
        </w:rPr>
        <w:t xml:space="preserve"> challenges related to low wages, high turnover, and growing labor shortages</w:t>
      </w:r>
      <w:r w:rsidR="002637B2">
        <w:t>—</w:t>
      </w:r>
      <w:r w:rsidR="002637B2" w:rsidRPr="002637B2">
        <w:rPr>
          <w:rFonts w:ascii="Times New Roman" w:eastAsia="Times New Roman" w:hAnsi="Times New Roman" w:cs="Times New Roman"/>
        </w:rPr>
        <w:t xml:space="preserve">conditions rooted in what </w:t>
      </w:r>
      <w:r w:rsidR="002637B2">
        <w:rPr>
          <w:rFonts w:ascii="Times New Roman" w:eastAsia="Times New Roman" w:hAnsi="Times New Roman" w:cs="Times New Roman"/>
        </w:rPr>
        <w:t xml:space="preserve">many have </w:t>
      </w:r>
      <w:r w:rsidR="002637B2" w:rsidRPr="002637B2">
        <w:rPr>
          <w:rFonts w:ascii="Times New Roman" w:eastAsia="Times New Roman" w:hAnsi="Times New Roman" w:cs="Times New Roman"/>
        </w:rPr>
        <w:t>identifie</w:t>
      </w:r>
      <w:r w:rsidR="002637B2">
        <w:rPr>
          <w:rFonts w:ascii="Times New Roman" w:eastAsia="Times New Roman" w:hAnsi="Times New Roman" w:cs="Times New Roman"/>
        </w:rPr>
        <w:t>d</w:t>
      </w:r>
      <w:r w:rsidR="002637B2" w:rsidRPr="002637B2">
        <w:rPr>
          <w:rFonts w:ascii="Times New Roman" w:eastAsia="Times New Roman" w:hAnsi="Times New Roman" w:cs="Times New Roman"/>
        </w:rPr>
        <w:t xml:space="preserve"> as market failure in the </w:t>
      </w:r>
      <w:r w:rsidR="002637B2">
        <w:rPr>
          <w:rFonts w:ascii="Times New Roman" w:eastAsia="Times New Roman" w:hAnsi="Times New Roman" w:cs="Times New Roman"/>
        </w:rPr>
        <w:t>ECE</w:t>
      </w:r>
      <w:r w:rsidR="002637B2" w:rsidRPr="002637B2">
        <w:rPr>
          <w:rFonts w:ascii="Times New Roman" w:eastAsia="Times New Roman" w:hAnsi="Times New Roman" w:cs="Times New Roman"/>
        </w:rPr>
        <w:t xml:space="preserve"> sector</w:t>
      </w:r>
      <w:r w:rsidR="002637B2">
        <w:rPr>
          <w:rFonts w:ascii="Times New Roman" w:eastAsia="Times New Roman" w:hAnsi="Times New Roman" w:cs="Times New Roman"/>
        </w:rPr>
        <w:t xml:space="preserve"> (CEA, 2023</w:t>
      </w:r>
      <w:r w:rsidR="00AB4272">
        <w:rPr>
          <w:rFonts w:ascii="Times New Roman" w:eastAsia="Times New Roman" w:hAnsi="Times New Roman" w:cs="Times New Roman"/>
        </w:rPr>
        <w:t>a</w:t>
      </w:r>
      <w:r w:rsidR="00E0212A">
        <w:rPr>
          <w:rFonts w:ascii="Times New Roman" w:eastAsia="Times New Roman" w:hAnsi="Times New Roman" w:cs="Times New Roman"/>
        </w:rPr>
        <w:t xml:space="preserve">, </w:t>
      </w:r>
      <w:r w:rsidR="002637B2">
        <w:rPr>
          <w:rFonts w:ascii="Times New Roman" w:eastAsia="Times New Roman" w:hAnsi="Times New Roman" w:cs="Times New Roman"/>
        </w:rPr>
        <w:t>202</w:t>
      </w:r>
      <w:r w:rsidR="00AB4272">
        <w:rPr>
          <w:rFonts w:ascii="Times New Roman" w:eastAsia="Times New Roman" w:hAnsi="Times New Roman" w:cs="Times New Roman"/>
        </w:rPr>
        <w:t>3b</w:t>
      </w:r>
      <w:r w:rsidR="00E0212A">
        <w:rPr>
          <w:rFonts w:ascii="Times New Roman" w:eastAsia="Times New Roman" w:hAnsi="Times New Roman" w:cs="Times New Roman"/>
        </w:rPr>
        <w:t>; Treasury, 2024</w:t>
      </w:r>
      <w:r w:rsidR="002637B2">
        <w:rPr>
          <w:rFonts w:ascii="Times New Roman" w:eastAsia="Times New Roman" w:hAnsi="Times New Roman" w:cs="Times New Roman"/>
        </w:rPr>
        <w:t>)</w:t>
      </w:r>
      <w:r w:rsidR="002637B2" w:rsidRPr="002637B2">
        <w:rPr>
          <w:rFonts w:ascii="Times New Roman" w:eastAsia="Times New Roman" w:hAnsi="Times New Roman" w:cs="Times New Roman"/>
        </w:rPr>
        <w:t>.</w:t>
      </w:r>
      <w:r w:rsidR="002637B2">
        <w:rPr>
          <w:rFonts w:ascii="Times New Roman" w:eastAsia="Times New Roman" w:hAnsi="Times New Roman" w:cs="Times New Roman"/>
        </w:rPr>
        <w:t xml:space="preserve"> </w:t>
      </w:r>
      <w:r w:rsidR="00217CD7">
        <w:rPr>
          <w:rFonts w:ascii="Times New Roman" w:eastAsia="Times New Roman" w:hAnsi="Times New Roman" w:cs="Times New Roman"/>
        </w:rPr>
        <w:t>ECE workers are disproportionately female, with women representing upwards of 9</w:t>
      </w:r>
      <w:r w:rsidR="00AA1878">
        <w:rPr>
          <w:rFonts w:ascii="Times New Roman" w:eastAsia="Times New Roman" w:hAnsi="Times New Roman" w:cs="Times New Roman"/>
        </w:rPr>
        <w:t>7</w:t>
      </w:r>
      <w:r w:rsidR="00217CD7">
        <w:rPr>
          <w:rFonts w:ascii="Times New Roman" w:eastAsia="Times New Roman" w:hAnsi="Times New Roman" w:cs="Times New Roman"/>
        </w:rPr>
        <w:t xml:space="preserve">% of </w:t>
      </w:r>
      <w:r w:rsidR="00217CD7">
        <w:rPr>
          <w:rFonts w:ascii="Times New Roman" w:eastAsia="Times New Roman" w:hAnsi="Times New Roman" w:cs="Times New Roman"/>
        </w:rPr>
        <w:lastRenderedPageBreak/>
        <w:t>the workforce, and women of color are overrepresented in the field, often in the lowest paid positions</w:t>
      </w:r>
      <w:r w:rsidR="00AA1878">
        <w:rPr>
          <w:rFonts w:ascii="Times New Roman" w:eastAsia="Times New Roman" w:hAnsi="Times New Roman" w:cs="Times New Roman"/>
        </w:rPr>
        <w:t xml:space="preserve"> (Coffey, 2022; Evangelist et al, 2025)</w:t>
      </w:r>
      <w:r w:rsidR="00217CD7">
        <w:rPr>
          <w:rFonts w:ascii="Times New Roman" w:eastAsia="Times New Roman" w:hAnsi="Times New Roman" w:cs="Times New Roman"/>
        </w:rPr>
        <w:t>.</w:t>
      </w:r>
      <w:r w:rsidR="00AA1878">
        <w:rPr>
          <w:rFonts w:ascii="Times New Roman" w:eastAsia="Times New Roman" w:hAnsi="Times New Roman" w:cs="Times New Roman"/>
        </w:rPr>
        <w:t xml:space="preserve"> Despite limited data on this workforce, studies such as A</w:t>
      </w:r>
      <w:r w:rsidR="00AA1878" w:rsidRPr="00AA1878">
        <w:rPr>
          <w:rFonts w:ascii="Times New Roman" w:eastAsia="Times New Roman" w:hAnsi="Times New Roman" w:cs="Times New Roman"/>
        </w:rPr>
        <w:t xml:space="preserve">ustin et al. (2019) document substantial racial wage gaps </w:t>
      </w:r>
      <w:r w:rsidR="00AA1878">
        <w:rPr>
          <w:rFonts w:ascii="Times New Roman" w:eastAsia="Times New Roman" w:hAnsi="Times New Roman" w:cs="Times New Roman"/>
        </w:rPr>
        <w:t>in</w:t>
      </w:r>
      <w:r w:rsidR="00AA1878" w:rsidRPr="00AA1878">
        <w:rPr>
          <w:rFonts w:ascii="Times New Roman" w:eastAsia="Times New Roman" w:hAnsi="Times New Roman" w:cs="Times New Roman"/>
        </w:rPr>
        <w:t xml:space="preserve"> the ECE sector: Black early educators earn approximately 78 cents for every dollar earned by their white counterparts, while Hispanic educators earn roughly 90 cents on the dollar, even after controlling for education, experience, and work setting. </w:t>
      </w:r>
      <w:r w:rsidR="00AA1878">
        <w:rPr>
          <w:rFonts w:ascii="Times New Roman" w:eastAsia="Times New Roman" w:hAnsi="Times New Roman" w:cs="Times New Roman"/>
        </w:rPr>
        <w:t>Given the demand for credentials and certification among early childhood educators, the workforce has a relatively high rate of post-secondary attendance. The Center for American Progress reports that nearly 80% of the ECE workforce reports having some college, and at least half have obtained an associate degree (Coffey, 2022).</w:t>
      </w:r>
    </w:p>
    <w:p w14:paraId="4F48B504" w14:textId="3BD773F2" w:rsidR="00AA1878" w:rsidRDefault="00AA1878" w:rsidP="00AD1F30">
      <w:pPr>
        <w:spacing w:afterLines="100" w:after="240" w:line="360" w:lineRule="auto"/>
        <w:ind w:firstLine="720"/>
        <w:jc w:val="both"/>
        <w:rPr>
          <w:rFonts w:ascii="Times New Roman" w:eastAsia="Times New Roman" w:hAnsi="Times New Roman" w:cs="Times New Roman"/>
        </w:rPr>
      </w:pPr>
      <w:r w:rsidRPr="00AA1878">
        <w:rPr>
          <w:rFonts w:ascii="Times New Roman" w:eastAsia="Times New Roman" w:hAnsi="Times New Roman" w:cs="Times New Roman"/>
        </w:rPr>
        <w:t xml:space="preserve">Wages in the ECE sector are </w:t>
      </w:r>
      <w:r>
        <w:rPr>
          <w:rFonts w:ascii="Times New Roman" w:eastAsia="Times New Roman" w:hAnsi="Times New Roman" w:cs="Times New Roman"/>
        </w:rPr>
        <w:t>relatively</w:t>
      </w:r>
      <w:r w:rsidRPr="00AA1878">
        <w:rPr>
          <w:rFonts w:ascii="Times New Roman" w:eastAsia="Times New Roman" w:hAnsi="Times New Roman" w:cs="Times New Roman"/>
        </w:rPr>
        <w:t xml:space="preserve"> low compared to other occupations requiring similar levels of education a</w:t>
      </w:r>
      <w:r>
        <w:rPr>
          <w:rFonts w:ascii="Times New Roman" w:eastAsia="Times New Roman" w:hAnsi="Times New Roman" w:cs="Times New Roman"/>
        </w:rPr>
        <w:t>nd certification</w:t>
      </w:r>
      <w:r w:rsidRPr="00AA1878">
        <w:rPr>
          <w:rFonts w:ascii="Times New Roman" w:eastAsia="Times New Roman" w:hAnsi="Times New Roman" w:cs="Times New Roman"/>
        </w:rPr>
        <w:t xml:space="preserve">. As of </w:t>
      </w:r>
      <w:r w:rsidR="00155D0A">
        <w:rPr>
          <w:rFonts w:ascii="Times New Roman" w:eastAsia="Times New Roman" w:hAnsi="Times New Roman" w:cs="Times New Roman"/>
        </w:rPr>
        <w:t>2025</w:t>
      </w:r>
      <w:r>
        <w:rPr>
          <w:rFonts w:ascii="Times New Roman" w:eastAsia="Times New Roman" w:hAnsi="Times New Roman" w:cs="Times New Roman"/>
        </w:rPr>
        <w:t xml:space="preserve">, </w:t>
      </w:r>
      <w:r w:rsidR="00155D0A">
        <w:rPr>
          <w:rFonts w:ascii="Times New Roman" w:eastAsia="Times New Roman" w:hAnsi="Times New Roman" w:cs="Times New Roman"/>
        </w:rPr>
        <w:t xml:space="preserve">the Bureau of Labor Statistics reports </w:t>
      </w:r>
      <w:r w:rsidRPr="00AA1878">
        <w:rPr>
          <w:rFonts w:ascii="Times New Roman" w:eastAsia="Times New Roman" w:hAnsi="Times New Roman" w:cs="Times New Roman"/>
        </w:rPr>
        <w:t>median wages for child</w:t>
      </w:r>
      <w:r w:rsidR="009A14E1">
        <w:rPr>
          <w:rFonts w:ascii="Times New Roman" w:eastAsia="Times New Roman" w:hAnsi="Times New Roman" w:cs="Times New Roman"/>
        </w:rPr>
        <w:t xml:space="preserve"> </w:t>
      </w:r>
      <w:r w:rsidRPr="00AA1878">
        <w:rPr>
          <w:rFonts w:ascii="Times New Roman" w:eastAsia="Times New Roman" w:hAnsi="Times New Roman" w:cs="Times New Roman"/>
        </w:rPr>
        <w:t xml:space="preserve">care workers were approximately </w:t>
      </w:r>
      <w:r>
        <w:rPr>
          <w:rFonts w:ascii="Times New Roman" w:eastAsia="Times New Roman" w:hAnsi="Times New Roman" w:cs="Times New Roman"/>
        </w:rPr>
        <w:t>$</w:t>
      </w:r>
      <w:r w:rsidR="00155D0A">
        <w:rPr>
          <w:rFonts w:ascii="Times New Roman" w:eastAsia="Times New Roman" w:hAnsi="Times New Roman" w:cs="Times New Roman"/>
        </w:rPr>
        <w:t>15.41</w:t>
      </w:r>
      <w:r w:rsidRPr="00AA1878">
        <w:rPr>
          <w:rFonts w:ascii="Times New Roman" w:eastAsia="Times New Roman" w:hAnsi="Times New Roman" w:cs="Times New Roman"/>
        </w:rPr>
        <w:t xml:space="preserve"> per hour, while preschool teachers earned around $</w:t>
      </w:r>
      <w:r w:rsidR="00155D0A">
        <w:rPr>
          <w:rFonts w:ascii="Times New Roman" w:eastAsia="Times New Roman" w:hAnsi="Times New Roman" w:cs="Times New Roman"/>
        </w:rPr>
        <w:t>17.85</w:t>
      </w:r>
      <w:r>
        <w:rPr>
          <w:rFonts w:ascii="Times New Roman" w:eastAsia="Times New Roman" w:hAnsi="Times New Roman" w:cs="Times New Roman"/>
        </w:rPr>
        <w:t xml:space="preserve"> </w:t>
      </w:r>
      <w:r w:rsidRPr="00AA1878">
        <w:rPr>
          <w:rFonts w:ascii="Times New Roman" w:eastAsia="Times New Roman" w:hAnsi="Times New Roman" w:cs="Times New Roman"/>
        </w:rPr>
        <w:t>per hour—both substantially lower than the median wage for kindergarten teachers with comparable credentials, who earned approximately</w:t>
      </w:r>
      <w:r w:rsidR="00155D0A">
        <w:rPr>
          <w:rFonts w:ascii="Times New Roman" w:eastAsia="Times New Roman" w:hAnsi="Times New Roman" w:cs="Times New Roman"/>
        </w:rPr>
        <w:t xml:space="preserve"> 40% more annually</w:t>
      </w:r>
      <w:r w:rsidR="00AD66D3">
        <w:rPr>
          <w:rFonts w:ascii="Times New Roman" w:eastAsia="Times New Roman" w:hAnsi="Times New Roman" w:cs="Times New Roman"/>
        </w:rPr>
        <w:t xml:space="preserve"> (BLS, 2025a, 2025b)</w:t>
      </w:r>
      <w:r>
        <w:rPr>
          <w:rFonts w:ascii="Times New Roman" w:eastAsia="Times New Roman" w:hAnsi="Times New Roman" w:cs="Times New Roman"/>
        </w:rPr>
        <w:t xml:space="preserve">. </w:t>
      </w:r>
      <w:r w:rsidRPr="00AA1878">
        <w:rPr>
          <w:rFonts w:ascii="Times New Roman" w:eastAsia="Times New Roman" w:hAnsi="Times New Roman" w:cs="Times New Roman"/>
        </w:rPr>
        <w:t xml:space="preserve">The combination of low wages and limited benefits contributes to annual turnover rates </w:t>
      </w:r>
      <w:r>
        <w:rPr>
          <w:rFonts w:ascii="Times New Roman" w:eastAsia="Times New Roman" w:hAnsi="Times New Roman" w:cs="Times New Roman"/>
        </w:rPr>
        <w:t>of</w:t>
      </w:r>
      <w:r w:rsidRPr="00AA1878">
        <w:rPr>
          <w:rFonts w:ascii="Times New Roman" w:eastAsia="Times New Roman" w:hAnsi="Times New Roman" w:cs="Times New Roman"/>
        </w:rPr>
        <w:t xml:space="preserve"> </w:t>
      </w:r>
      <w:r w:rsidR="008D7245">
        <w:rPr>
          <w:rFonts w:ascii="Times New Roman" w:eastAsia="Times New Roman" w:hAnsi="Times New Roman" w:cs="Times New Roman"/>
        </w:rPr>
        <w:t xml:space="preserve">14.9 </w:t>
      </w:r>
      <w:r w:rsidRPr="00AA1878">
        <w:rPr>
          <w:rFonts w:ascii="Times New Roman" w:eastAsia="Times New Roman" w:hAnsi="Times New Roman" w:cs="Times New Roman"/>
        </w:rPr>
        <w:t>percent</w:t>
      </w:r>
      <w:r w:rsidR="008D7245">
        <w:rPr>
          <w:rFonts w:ascii="Times New Roman" w:eastAsia="Times New Roman" w:hAnsi="Times New Roman" w:cs="Times New Roman"/>
        </w:rPr>
        <w:t xml:space="preserve"> in the child care market—about 65 percent higher than turnover in the median occupation and 75 percent higher than turnover among kindergarten teachers—</w:t>
      </w:r>
      <w:r w:rsidRPr="00AA1878">
        <w:rPr>
          <w:rFonts w:ascii="Times New Roman" w:eastAsia="Times New Roman" w:hAnsi="Times New Roman" w:cs="Times New Roman"/>
        </w:rPr>
        <w:t>creating instability for both workers and the children they serve</w:t>
      </w:r>
      <w:r w:rsidR="008D7245">
        <w:rPr>
          <w:rFonts w:ascii="Times New Roman" w:eastAsia="Times New Roman" w:hAnsi="Times New Roman" w:cs="Times New Roman"/>
        </w:rPr>
        <w:t xml:space="preserve"> (Fee, 2024).</w:t>
      </w:r>
    </w:p>
    <w:p w14:paraId="653C0337" w14:textId="6E4916FA" w:rsidR="00155D0A" w:rsidRDefault="00155D0A" w:rsidP="00AD1F30">
      <w:pPr>
        <w:spacing w:afterLines="100" w:after="240" w:line="360" w:lineRule="auto"/>
        <w:ind w:firstLine="720"/>
        <w:jc w:val="both"/>
        <w:rPr>
          <w:rFonts w:ascii="Times New Roman" w:eastAsia="Times New Roman" w:hAnsi="Times New Roman" w:cs="Times New Roman"/>
        </w:rPr>
      </w:pPr>
      <w:r w:rsidRPr="00155D0A">
        <w:rPr>
          <w:rFonts w:ascii="Times New Roman" w:eastAsia="Times New Roman" w:hAnsi="Times New Roman" w:cs="Times New Roman"/>
        </w:rPr>
        <w:t xml:space="preserve">The COVID-19 pandemic exacerbated longstanding workforce challenges in the ECE sector. Between February 2020 and April 2020, </w:t>
      </w:r>
      <w:r w:rsidR="002637B2">
        <w:rPr>
          <w:rFonts w:ascii="Times New Roman" w:eastAsia="Times New Roman" w:hAnsi="Times New Roman" w:cs="Times New Roman"/>
        </w:rPr>
        <w:t>ECE</w:t>
      </w:r>
      <w:r w:rsidRPr="00155D0A">
        <w:rPr>
          <w:rFonts w:ascii="Times New Roman" w:eastAsia="Times New Roman" w:hAnsi="Times New Roman" w:cs="Times New Roman"/>
        </w:rPr>
        <w:t xml:space="preserve"> employment fell more than 30 percent</w:t>
      </w:r>
      <w:r>
        <w:rPr>
          <w:rFonts w:ascii="Times New Roman" w:eastAsia="Times New Roman" w:hAnsi="Times New Roman" w:cs="Times New Roman"/>
        </w:rPr>
        <w:t>, and the industry is still recovering (CEA, 202</w:t>
      </w:r>
      <w:r w:rsidR="00E0212A">
        <w:rPr>
          <w:rFonts w:ascii="Times New Roman" w:eastAsia="Times New Roman" w:hAnsi="Times New Roman" w:cs="Times New Roman"/>
        </w:rPr>
        <w:t>3b</w:t>
      </w:r>
      <w:r>
        <w:rPr>
          <w:rFonts w:ascii="Times New Roman" w:eastAsia="Times New Roman" w:hAnsi="Times New Roman" w:cs="Times New Roman"/>
        </w:rPr>
        <w:t xml:space="preserve">). </w:t>
      </w:r>
      <w:r w:rsidRPr="00155D0A">
        <w:rPr>
          <w:rFonts w:ascii="Times New Roman" w:eastAsia="Times New Roman" w:hAnsi="Times New Roman" w:cs="Times New Roman"/>
        </w:rPr>
        <w:t xml:space="preserve">This workforce </w:t>
      </w:r>
      <w:r w:rsidR="002637B2">
        <w:rPr>
          <w:rFonts w:ascii="Times New Roman" w:eastAsia="Times New Roman" w:hAnsi="Times New Roman" w:cs="Times New Roman"/>
        </w:rPr>
        <w:t>collapse</w:t>
      </w:r>
      <w:r w:rsidRPr="00155D0A">
        <w:rPr>
          <w:rFonts w:ascii="Times New Roman" w:eastAsia="Times New Roman" w:hAnsi="Times New Roman" w:cs="Times New Roman"/>
        </w:rPr>
        <w:t xml:space="preserve">, combined with increasing demand for ECE services as parents returned to work and states expanded public pre-K programs, has created acute labor shortages. </w:t>
      </w:r>
      <w:r w:rsidR="003204C9" w:rsidRPr="003204C9">
        <w:rPr>
          <w:rFonts w:ascii="Times New Roman" w:eastAsia="Times New Roman" w:hAnsi="Times New Roman" w:cs="Times New Roman"/>
        </w:rPr>
        <w:t xml:space="preserve">In a </w:t>
      </w:r>
      <w:r w:rsidR="003204C9">
        <w:rPr>
          <w:rFonts w:ascii="Times New Roman" w:eastAsia="Times New Roman" w:hAnsi="Times New Roman" w:cs="Times New Roman"/>
        </w:rPr>
        <w:t xml:space="preserve">2024 </w:t>
      </w:r>
      <w:r w:rsidR="003204C9" w:rsidRPr="003204C9">
        <w:rPr>
          <w:rFonts w:ascii="Times New Roman" w:eastAsia="Times New Roman" w:hAnsi="Times New Roman" w:cs="Times New Roman"/>
        </w:rPr>
        <w:t xml:space="preserve">survey </w:t>
      </w:r>
      <w:r w:rsidR="003204C9">
        <w:rPr>
          <w:rFonts w:ascii="Times New Roman" w:eastAsia="Times New Roman" w:hAnsi="Times New Roman" w:cs="Times New Roman"/>
        </w:rPr>
        <w:t>conducted</w:t>
      </w:r>
      <w:r w:rsidR="003204C9" w:rsidRPr="003204C9">
        <w:rPr>
          <w:rFonts w:ascii="Times New Roman" w:eastAsia="Times New Roman" w:hAnsi="Times New Roman" w:cs="Times New Roman"/>
        </w:rPr>
        <w:t xml:space="preserve"> by the National Association for the Education of Young Children (NAEYC), 68% of directors of child care facilities reported having significant vacancies within their program</w:t>
      </w:r>
      <w:r w:rsidR="004A0836">
        <w:rPr>
          <w:rFonts w:ascii="Times New Roman" w:eastAsia="Times New Roman" w:hAnsi="Times New Roman" w:cs="Times New Roman"/>
        </w:rPr>
        <w:t xml:space="preserve"> (NAEYC, 2024)</w:t>
      </w:r>
      <w:r w:rsidR="003204C9" w:rsidRPr="003204C9">
        <w:rPr>
          <w:rFonts w:ascii="Times New Roman" w:eastAsia="Times New Roman" w:hAnsi="Times New Roman" w:cs="Times New Roman"/>
        </w:rPr>
        <w:t>. This problem is further exacerbated by employers reporting difficulty filling positions and longer time-to-hire periods (Khattar &amp; Coffey, 2023)</w:t>
      </w:r>
      <w:r w:rsidR="003204C9">
        <w:rPr>
          <w:rFonts w:ascii="Times New Roman" w:eastAsia="Times New Roman" w:hAnsi="Times New Roman" w:cs="Times New Roman"/>
        </w:rPr>
        <w:t xml:space="preserve">, </w:t>
      </w:r>
      <w:r w:rsidR="003204C9" w:rsidRPr="003204C9">
        <w:rPr>
          <w:rFonts w:ascii="Times New Roman" w:eastAsia="Times New Roman" w:hAnsi="Times New Roman" w:cs="Times New Roman"/>
        </w:rPr>
        <w:t>conditions</w:t>
      </w:r>
      <w:r w:rsidR="002637B2">
        <w:rPr>
          <w:rFonts w:ascii="Times New Roman" w:eastAsia="Times New Roman" w:hAnsi="Times New Roman" w:cs="Times New Roman"/>
        </w:rPr>
        <w:t xml:space="preserve"> </w:t>
      </w:r>
      <w:r w:rsidR="003204C9">
        <w:rPr>
          <w:rFonts w:ascii="Times New Roman" w:eastAsia="Times New Roman" w:hAnsi="Times New Roman" w:cs="Times New Roman"/>
        </w:rPr>
        <w:t xml:space="preserve">that </w:t>
      </w:r>
      <w:r w:rsidR="002637B2">
        <w:rPr>
          <w:rFonts w:ascii="Times New Roman" w:eastAsia="Times New Roman" w:hAnsi="Times New Roman" w:cs="Times New Roman"/>
        </w:rPr>
        <w:t>lend themselves especially well to innovat</w:t>
      </w:r>
      <w:r w:rsidR="00B54ADF">
        <w:rPr>
          <w:rFonts w:ascii="Times New Roman" w:eastAsia="Times New Roman" w:hAnsi="Times New Roman" w:cs="Times New Roman"/>
        </w:rPr>
        <w:t>ive</w:t>
      </w:r>
      <w:r w:rsidR="002637B2">
        <w:rPr>
          <w:rFonts w:ascii="Times New Roman" w:eastAsia="Times New Roman" w:hAnsi="Times New Roman" w:cs="Times New Roman"/>
        </w:rPr>
        <w:t xml:space="preserve"> policy solutions such as CCB program introductions.</w:t>
      </w:r>
    </w:p>
    <w:p w14:paraId="1ACAE3C5" w14:textId="2EE4D3B1" w:rsidR="00AD1F30" w:rsidRDefault="00AD1F30" w:rsidP="00AD1F30">
      <w:pPr>
        <w:spacing w:afterLines="100"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The introduction of CCB programs in the ECE field are particularly well-timed given the shifting credential requirements for early childhood educators over the past two decades. The professionalization movement—which has seen federal and state policies increasingly mandate bachelor’s degree attainment—gained significant momentum with the 2007 reauthorization of the Head Start Act, which required that at least 50% of Head Start teachers hold a bachelor’s degree in ECE or a related field by the end of 2013 (</w:t>
      </w:r>
      <w:r w:rsidR="00436F0A">
        <w:rPr>
          <w:rFonts w:ascii="Times New Roman" w:eastAsia="Times New Roman" w:hAnsi="Times New Roman" w:cs="Times New Roman"/>
        </w:rPr>
        <w:t>U.S. Congress, 2007</w:t>
      </w:r>
      <w:r>
        <w:rPr>
          <w:rFonts w:ascii="Times New Roman" w:eastAsia="Times New Roman" w:hAnsi="Times New Roman" w:cs="Times New Roman"/>
        </w:rPr>
        <w:t>). What started as national legislation, however, proved tractable across states, with a 2020 National Institute for Early Education Research report finding that as of 2018, 78% of state-funded public preschool programs required teachers to hold at least a bachelor’s degree alongside their teaching certification (Friedman-Krauss et al, 2020). The demand for bachelor’s degrees in the field has contributed to the tightness of the labor market and could potentially create an important pay gradient by educational attainment</w:t>
      </w:r>
      <w:r w:rsidR="00436F0A">
        <w:rPr>
          <w:rFonts w:ascii="Times New Roman" w:eastAsia="Times New Roman" w:hAnsi="Times New Roman" w:cs="Times New Roman"/>
        </w:rPr>
        <w:t xml:space="preserve">. </w:t>
      </w:r>
      <w:r w:rsidR="00436F0A" w:rsidRPr="00436F0A">
        <w:rPr>
          <w:rFonts w:ascii="Times New Roman" w:eastAsia="Times New Roman" w:hAnsi="Times New Roman" w:cs="Times New Roman"/>
        </w:rPr>
        <w:t>This policy landscape makes bachelor's degree accessibility in ECE particularly consequential for workforce equity and economic mobility</w:t>
      </w:r>
      <w:r w:rsidR="00436F0A">
        <w:rPr>
          <w:rFonts w:ascii="Times New Roman" w:eastAsia="Times New Roman" w:hAnsi="Times New Roman" w:cs="Times New Roman"/>
        </w:rPr>
        <w:t>.</w:t>
      </w:r>
    </w:p>
    <w:p w14:paraId="062C13C9" w14:textId="77777777" w:rsidR="00253772" w:rsidRPr="00D3514F" w:rsidRDefault="00253772" w:rsidP="00D3514F">
      <w:pPr>
        <w:spacing w:afterLines="100" w:after="240" w:line="360" w:lineRule="auto"/>
        <w:jc w:val="both"/>
        <w:rPr>
          <w:rFonts w:ascii="Times New Roman" w:eastAsia="Times New Roman" w:hAnsi="Times New Roman" w:cs="Times New Roman"/>
          <w:b/>
          <w:bCs/>
          <w:smallCaps/>
          <w:color w:val="000000" w:themeColor="text1"/>
        </w:rPr>
      </w:pPr>
    </w:p>
    <w:p w14:paraId="55EA445C" w14:textId="44BAEB55" w:rsidR="00742FE0" w:rsidRPr="007207FF" w:rsidRDefault="00FA6B52" w:rsidP="007207FF">
      <w:pPr>
        <w:pStyle w:val="ListParagraph"/>
        <w:numPr>
          <w:ilvl w:val="0"/>
          <w:numId w:val="1"/>
        </w:numPr>
        <w:spacing w:afterLines="100" w:after="240" w:line="360" w:lineRule="auto"/>
        <w:ind w:left="720"/>
        <w:jc w:val="both"/>
        <w:rPr>
          <w:rFonts w:ascii="Times New Roman" w:eastAsia="Times New Roman" w:hAnsi="Times New Roman" w:cs="Times New Roman"/>
          <w:b/>
          <w:bCs/>
          <w:smallCaps/>
          <w:color w:val="000000" w:themeColor="text1"/>
        </w:rPr>
      </w:pPr>
      <w:r w:rsidRPr="00D31D78">
        <w:rPr>
          <w:rFonts w:ascii="Times New Roman" w:eastAsia="Times New Roman" w:hAnsi="Times New Roman" w:cs="Times New Roman"/>
          <w:b/>
          <w:bCs/>
          <w:smallCaps/>
          <w:color w:val="000000" w:themeColor="text1"/>
        </w:rPr>
        <w:t>Experimental Design Details</w:t>
      </w:r>
    </w:p>
    <w:p w14:paraId="250CCA08" w14:textId="1D704B0A" w:rsidR="00742FE0" w:rsidRDefault="00742FE0" w:rsidP="00E635ED">
      <w:pPr>
        <w:spacing w:afterLines="100" w:after="240" w:line="360" w:lineRule="auto"/>
        <w:ind w:firstLine="720"/>
        <w:jc w:val="both"/>
        <w:rPr>
          <w:rFonts w:ascii="Times New Roman" w:eastAsia="Times New Roman" w:hAnsi="Times New Roman" w:cs="Times New Roman"/>
        </w:rPr>
      </w:pPr>
      <w:r w:rsidRPr="007207FF">
        <w:rPr>
          <w:rFonts w:ascii="Times New Roman" w:eastAsia="Times New Roman" w:hAnsi="Times New Roman" w:cs="Times New Roman"/>
        </w:rPr>
        <w:t xml:space="preserve">We examine </w:t>
      </w:r>
      <w:r>
        <w:rPr>
          <w:rFonts w:ascii="Times New Roman" w:eastAsia="Times New Roman" w:hAnsi="Times New Roman" w:cs="Times New Roman"/>
        </w:rPr>
        <w:t xml:space="preserve">the labor market value of CCB degrees by tracking employer responses to fictitious resumes. </w:t>
      </w:r>
      <w:r w:rsidRPr="007207FF">
        <w:rPr>
          <w:rFonts w:ascii="Times New Roman" w:eastAsia="Times New Roman" w:hAnsi="Times New Roman" w:cs="Times New Roman"/>
        </w:rPr>
        <w:t xml:space="preserve">In this section, we briefly describe the </w:t>
      </w:r>
      <w:r>
        <w:rPr>
          <w:rFonts w:ascii="Times New Roman" w:eastAsia="Times New Roman" w:hAnsi="Times New Roman" w:cs="Times New Roman"/>
        </w:rPr>
        <w:t xml:space="preserve">study setting, </w:t>
      </w:r>
      <w:r w:rsidRPr="007207FF">
        <w:rPr>
          <w:rFonts w:ascii="Times New Roman" w:eastAsia="Times New Roman" w:hAnsi="Times New Roman" w:cs="Times New Roman"/>
        </w:rPr>
        <w:t xml:space="preserve">resume </w:t>
      </w:r>
      <w:r>
        <w:rPr>
          <w:rFonts w:ascii="Times New Roman" w:eastAsia="Times New Roman" w:hAnsi="Times New Roman" w:cs="Times New Roman"/>
        </w:rPr>
        <w:t>construction,</w:t>
      </w:r>
      <w:r w:rsidRPr="007207FF">
        <w:rPr>
          <w:rFonts w:ascii="Times New Roman" w:eastAsia="Times New Roman" w:hAnsi="Times New Roman" w:cs="Times New Roman"/>
        </w:rPr>
        <w:t xml:space="preserve"> and provide an overview of our experimental procedures. </w:t>
      </w:r>
      <w:r w:rsidR="00F87543">
        <w:rPr>
          <w:rFonts w:ascii="Times New Roman" w:eastAsia="Times New Roman" w:hAnsi="Times New Roman" w:cs="Times New Roman"/>
        </w:rPr>
        <w:t>Sample resumes are shown in Appendix A.</w:t>
      </w:r>
    </w:p>
    <w:p w14:paraId="44ABB16E" w14:textId="77777777" w:rsidR="00EA1E50" w:rsidRDefault="00742FE0" w:rsidP="007207FF">
      <w:pPr>
        <w:spacing w:afterLines="100" w:after="240" w:line="360" w:lineRule="auto"/>
        <w:jc w:val="both"/>
        <w:rPr>
          <w:rFonts w:ascii="Times New Roman" w:eastAsia="Times New Roman" w:hAnsi="Times New Roman" w:cs="Times New Roman"/>
          <w:b/>
          <w:bCs/>
          <w:i/>
          <w:iCs/>
        </w:rPr>
      </w:pPr>
      <w:r w:rsidRPr="007207FF">
        <w:rPr>
          <w:rFonts w:ascii="Times New Roman" w:eastAsia="Times New Roman" w:hAnsi="Times New Roman" w:cs="Times New Roman"/>
          <w:b/>
          <w:bCs/>
          <w:i/>
          <w:iCs/>
          <w:u w:val="single"/>
        </w:rPr>
        <w:t>Pilot Study Setting</w:t>
      </w:r>
      <w:r w:rsidR="000B6764">
        <w:rPr>
          <w:rFonts w:ascii="Times New Roman" w:eastAsia="Times New Roman" w:hAnsi="Times New Roman" w:cs="Times New Roman"/>
          <w:b/>
          <w:bCs/>
          <w:i/>
          <w:iCs/>
          <w:u w:val="single"/>
        </w:rPr>
        <w:t xml:space="preserve"> and Job Posting Collection</w:t>
      </w:r>
      <w:r>
        <w:rPr>
          <w:rFonts w:ascii="Times New Roman" w:eastAsia="Times New Roman" w:hAnsi="Times New Roman" w:cs="Times New Roman"/>
          <w:b/>
          <w:bCs/>
          <w:i/>
          <w:iCs/>
        </w:rPr>
        <w:t xml:space="preserve"> </w:t>
      </w:r>
    </w:p>
    <w:p w14:paraId="62734947" w14:textId="6126D772" w:rsidR="00FA6B52" w:rsidRPr="00D31D78" w:rsidRDefault="00965AE8"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Our</w:t>
      </w:r>
      <w:r w:rsidRPr="00D31D78">
        <w:rPr>
          <w:rFonts w:ascii="Times New Roman" w:eastAsia="Times New Roman" w:hAnsi="Times New Roman" w:cs="Times New Roman"/>
          <w:lang w:val="en"/>
        </w:rPr>
        <w:t xml:space="preserve"> </w:t>
      </w:r>
      <w:r w:rsidR="00FA6B52" w:rsidRPr="00D31D78">
        <w:rPr>
          <w:rFonts w:ascii="Times New Roman" w:eastAsia="Times New Roman" w:hAnsi="Times New Roman" w:cs="Times New Roman"/>
          <w:lang w:val="en"/>
        </w:rPr>
        <w:t>pilot focus</w:t>
      </w:r>
      <w:r w:rsidR="00742FE0">
        <w:rPr>
          <w:rFonts w:ascii="Times New Roman" w:eastAsia="Times New Roman" w:hAnsi="Times New Roman" w:cs="Times New Roman"/>
          <w:lang w:val="en"/>
        </w:rPr>
        <w:t>ed</w:t>
      </w:r>
      <w:r w:rsidR="00FA6B52" w:rsidRPr="00D31D78">
        <w:rPr>
          <w:rFonts w:ascii="Times New Roman" w:eastAsia="Times New Roman" w:hAnsi="Times New Roman" w:cs="Times New Roman"/>
          <w:lang w:val="en"/>
        </w:rPr>
        <w:t xml:space="preserve"> on two ECE CCB programs and the returns to these degrees in their associated local labor markets. The Dallas College Bachelor of Applied Science (BAS) in Early Childhood Education and Teaching and the North Seattle College BAS in Early Childhood Education present two similar programs situated in geographically unique labor markets. Although both Texas and Washington introduced CCB legislation nearly 20 years ago, Washington offers more than triple the number of CCB programs</w:t>
      </w:r>
      <w:r w:rsidR="00742FE0">
        <w:rPr>
          <w:rFonts w:ascii="Times New Roman" w:eastAsia="Times New Roman" w:hAnsi="Times New Roman" w:cs="Times New Roman"/>
          <w:lang w:val="en"/>
        </w:rPr>
        <w:t xml:space="preserve">. The concentration of CCB degrees in local labor markets in Washington may result in higher levels of familiarity with these degrees across employers. </w:t>
      </w:r>
      <w:r w:rsidR="00FA6B52" w:rsidRPr="00D31D78">
        <w:rPr>
          <w:rFonts w:ascii="Times New Roman" w:eastAsia="Times New Roman" w:hAnsi="Times New Roman" w:cs="Times New Roman"/>
          <w:lang w:val="en"/>
        </w:rPr>
        <w:t xml:space="preserve">In both states, </w:t>
      </w:r>
      <w:r w:rsidR="00742FE0">
        <w:rPr>
          <w:rFonts w:ascii="Times New Roman" w:eastAsia="Times New Roman" w:hAnsi="Times New Roman" w:cs="Times New Roman"/>
          <w:lang w:val="en"/>
        </w:rPr>
        <w:t xml:space="preserve">however, </w:t>
      </w:r>
      <w:r w:rsidR="00FA6B52" w:rsidRPr="00D31D78">
        <w:rPr>
          <w:rFonts w:ascii="Times New Roman" w:eastAsia="Times New Roman" w:hAnsi="Times New Roman" w:cs="Times New Roman"/>
          <w:lang w:val="en"/>
        </w:rPr>
        <w:t xml:space="preserve">the ECE CCB is relatively new. These conditions allow us to understand the value of a truly “new” credential in the eyes of employers across settings that vary </w:t>
      </w:r>
      <w:r w:rsidR="00FA6B52" w:rsidRPr="00D31D78">
        <w:rPr>
          <w:rFonts w:ascii="Times New Roman" w:eastAsia="Times New Roman" w:hAnsi="Times New Roman" w:cs="Times New Roman"/>
          <w:lang w:val="en"/>
        </w:rPr>
        <w:lastRenderedPageBreak/>
        <w:t>in general familiarity with CCBs</w:t>
      </w:r>
      <w:r w:rsidR="001C7086">
        <w:rPr>
          <w:rFonts w:ascii="Times New Roman" w:eastAsia="Times New Roman" w:hAnsi="Times New Roman" w:cs="Times New Roman"/>
          <w:lang w:val="en"/>
        </w:rPr>
        <w:t>. Our</w:t>
      </w:r>
      <w:r w:rsidR="00FA6B52" w:rsidRPr="00D31D78">
        <w:rPr>
          <w:rFonts w:ascii="Times New Roman" w:eastAsia="Times New Roman" w:hAnsi="Times New Roman" w:cs="Times New Roman"/>
          <w:lang w:val="en"/>
        </w:rPr>
        <w:t xml:space="preserve"> post-experiment employer survey</w:t>
      </w:r>
      <w:r w:rsidR="001C7086">
        <w:rPr>
          <w:rFonts w:ascii="Times New Roman" w:eastAsia="Times New Roman" w:hAnsi="Times New Roman" w:cs="Times New Roman"/>
          <w:lang w:val="en"/>
        </w:rPr>
        <w:t>, described below,</w:t>
      </w:r>
      <w:r w:rsidR="00FA6B52" w:rsidRPr="00D31D78">
        <w:rPr>
          <w:rFonts w:ascii="Times New Roman" w:eastAsia="Times New Roman" w:hAnsi="Times New Roman" w:cs="Times New Roman"/>
          <w:lang w:val="en"/>
        </w:rPr>
        <w:t xml:space="preserve"> further explore</w:t>
      </w:r>
      <w:r w:rsidR="001C7086">
        <w:rPr>
          <w:rFonts w:ascii="Times New Roman" w:eastAsia="Times New Roman" w:hAnsi="Times New Roman" w:cs="Times New Roman"/>
          <w:lang w:val="en"/>
        </w:rPr>
        <w:t>s</w:t>
      </w:r>
      <w:r w:rsidR="00FA6B52" w:rsidRPr="00D31D78">
        <w:rPr>
          <w:rFonts w:ascii="Times New Roman" w:eastAsia="Times New Roman" w:hAnsi="Times New Roman" w:cs="Times New Roman"/>
          <w:lang w:val="en"/>
        </w:rPr>
        <w:t xml:space="preserve"> </w:t>
      </w:r>
      <w:r w:rsidR="00FA6B52" w:rsidRPr="00E635ED">
        <w:rPr>
          <w:rFonts w:ascii="Times New Roman" w:eastAsia="Times New Roman" w:hAnsi="Times New Roman" w:cs="Times New Roman"/>
          <w:lang w:val="en"/>
        </w:rPr>
        <w:t>employer</w:t>
      </w:r>
      <w:r w:rsidR="00C44824">
        <w:rPr>
          <w:rFonts w:ascii="Times New Roman" w:eastAsia="Times New Roman" w:hAnsi="Times New Roman" w:cs="Times New Roman"/>
          <w:lang w:val="en"/>
        </w:rPr>
        <w:t>s’</w:t>
      </w:r>
      <w:r w:rsidR="00FA6B52" w:rsidRPr="00E635ED">
        <w:rPr>
          <w:rFonts w:ascii="Times New Roman" w:eastAsia="Times New Roman" w:hAnsi="Times New Roman" w:cs="Times New Roman"/>
          <w:lang w:val="en"/>
        </w:rPr>
        <w:t xml:space="preserve"> recognition</w:t>
      </w:r>
      <w:r w:rsidR="00C44824">
        <w:rPr>
          <w:rFonts w:ascii="Times New Roman" w:eastAsia="Times New Roman" w:hAnsi="Times New Roman" w:cs="Times New Roman"/>
          <w:lang w:val="en"/>
        </w:rPr>
        <w:t xml:space="preserve"> and </w:t>
      </w:r>
      <w:r w:rsidR="00FA6B52" w:rsidRPr="00E635ED">
        <w:rPr>
          <w:rFonts w:ascii="Times New Roman" w:eastAsia="Times New Roman" w:hAnsi="Times New Roman" w:cs="Times New Roman"/>
          <w:lang w:val="en"/>
        </w:rPr>
        <w:t xml:space="preserve">understanding of </w:t>
      </w:r>
      <w:r w:rsidR="00C44824">
        <w:rPr>
          <w:rFonts w:ascii="Times New Roman" w:eastAsia="Times New Roman" w:hAnsi="Times New Roman" w:cs="Times New Roman"/>
          <w:lang w:val="en"/>
        </w:rPr>
        <w:t xml:space="preserve">these degrees. </w:t>
      </w:r>
    </w:p>
    <w:p w14:paraId="3983A86C" w14:textId="71DD958C" w:rsidR="00081626" w:rsidRDefault="00FA6B52" w:rsidP="00E635ED">
      <w:pPr>
        <w:spacing w:afterLines="100" w:after="240" w:line="360" w:lineRule="auto"/>
        <w:ind w:firstLine="720"/>
        <w:jc w:val="both"/>
        <w:rPr>
          <w:rFonts w:ascii="Times New Roman" w:eastAsia="Times New Roman" w:hAnsi="Times New Roman" w:cs="Times New Roman"/>
          <w:lang w:val="en"/>
        </w:rPr>
      </w:pPr>
      <w:r w:rsidRPr="00D31D78">
        <w:rPr>
          <w:rFonts w:ascii="Times New Roman" w:eastAsia="Times New Roman" w:hAnsi="Times New Roman" w:cs="Times New Roman"/>
          <w:lang w:val="en"/>
        </w:rPr>
        <w:t>We submit</w:t>
      </w:r>
      <w:r w:rsidR="00081626">
        <w:rPr>
          <w:rFonts w:ascii="Times New Roman" w:eastAsia="Times New Roman" w:hAnsi="Times New Roman" w:cs="Times New Roman"/>
          <w:lang w:val="en"/>
        </w:rPr>
        <w:t>ted</w:t>
      </w:r>
      <w:r w:rsidRPr="00D31D78">
        <w:rPr>
          <w:rFonts w:ascii="Times New Roman" w:eastAsia="Times New Roman" w:hAnsi="Times New Roman" w:cs="Times New Roman"/>
          <w:lang w:val="en"/>
        </w:rPr>
        <w:t xml:space="preserve"> resumes to jobs located in the largest metropolitan area in each state near the selected CCB institutions: in Texas, applications w</w:t>
      </w:r>
      <w:r w:rsidR="00E85271">
        <w:rPr>
          <w:rFonts w:ascii="Times New Roman" w:eastAsia="Times New Roman" w:hAnsi="Times New Roman" w:cs="Times New Roman"/>
          <w:lang w:val="en"/>
        </w:rPr>
        <w:t>ere</w:t>
      </w:r>
      <w:r w:rsidRPr="00D31D78">
        <w:rPr>
          <w:rFonts w:ascii="Times New Roman" w:eastAsia="Times New Roman" w:hAnsi="Times New Roman" w:cs="Times New Roman"/>
          <w:lang w:val="en"/>
        </w:rPr>
        <w:t xml:space="preserve"> submitted to jobs in Dallas; in Washington, to jobs in Seattle. </w:t>
      </w:r>
      <w:r w:rsidR="0031348A">
        <w:rPr>
          <w:rFonts w:ascii="Times New Roman" w:eastAsia="Times New Roman" w:hAnsi="Times New Roman" w:cs="Times New Roman"/>
          <w:lang w:val="en"/>
        </w:rPr>
        <w:t>We initially focused on jobs in</w:t>
      </w:r>
      <w:r w:rsidRPr="00D31D78">
        <w:rPr>
          <w:rFonts w:ascii="Times New Roman" w:eastAsia="Times New Roman" w:hAnsi="Times New Roman" w:cs="Times New Roman"/>
          <w:lang w:val="en"/>
        </w:rPr>
        <w:t xml:space="preserve"> a 25-mile radius around the city in question</w:t>
      </w:r>
      <w:r w:rsidR="00081626">
        <w:rPr>
          <w:rFonts w:ascii="Times New Roman" w:eastAsia="Times New Roman" w:hAnsi="Times New Roman" w:cs="Times New Roman"/>
          <w:lang w:val="en"/>
        </w:rPr>
        <w:t xml:space="preserve">; in Week </w:t>
      </w:r>
      <w:r w:rsidR="00A05431">
        <w:rPr>
          <w:rFonts w:ascii="Times New Roman" w:eastAsia="Times New Roman" w:hAnsi="Times New Roman" w:cs="Times New Roman"/>
          <w:lang w:val="en"/>
        </w:rPr>
        <w:t>5</w:t>
      </w:r>
      <w:r w:rsidR="00081626">
        <w:rPr>
          <w:rFonts w:ascii="Times New Roman" w:eastAsia="Times New Roman" w:hAnsi="Times New Roman" w:cs="Times New Roman"/>
          <w:lang w:val="en"/>
        </w:rPr>
        <w:t>, we expanded our search radius to 35 miles around the city to maximize the number of postings available</w:t>
      </w:r>
      <w:r w:rsidRPr="00D31D78">
        <w:rPr>
          <w:rFonts w:ascii="Times New Roman" w:eastAsia="Times New Roman" w:hAnsi="Times New Roman" w:cs="Times New Roman"/>
          <w:lang w:val="en"/>
        </w:rPr>
        <w:t xml:space="preserve">. </w:t>
      </w:r>
      <w:r w:rsidR="00081626">
        <w:rPr>
          <w:rFonts w:ascii="Times New Roman" w:eastAsia="Times New Roman" w:hAnsi="Times New Roman" w:cs="Times New Roman"/>
          <w:lang w:val="en"/>
        </w:rPr>
        <w:t xml:space="preserve">Our postings collection occurred once per week at the beginning of the week (Sunday night through Monday afternoon). To collect postings, </w:t>
      </w:r>
      <w:r w:rsidR="008608B7">
        <w:rPr>
          <w:rFonts w:ascii="Times New Roman" w:eastAsia="Times New Roman" w:hAnsi="Times New Roman" w:cs="Times New Roman"/>
          <w:lang w:val="en"/>
        </w:rPr>
        <w:t>research assistants (</w:t>
      </w:r>
      <w:r w:rsidR="00081626">
        <w:rPr>
          <w:rFonts w:ascii="Times New Roman" w:eastAsia="Times New Roman" w:hAnsi="Times New Roman" w:cs="Times New Roman"/>
          <w:lang w:val="en"/>
        </w:rPr>
        <w:t>RAs</w:t>
      </w:r>
      <w:r w:rsidR="008608B7">
        <w:rPr>
          <w:rFonts w:ascii="Times New Roman" w:eastAsia="Times New Roman" w:hAnsi="Times New Roman" w:cs="Times New Roman"/>
          <w:lang w:val="en"/>
        </w:rPr>
        <w:t>)</w:t>
      </w:r>
      <w:r w:rsidR="00081626">
        <w:rPr>
          <w:rFonts w:ascii="Times New Roman" w:eastAsia="Times New Roman" w:hAnsi="Times New Roman" w:cs="Times New Roman"/>
          <w:lang w:val="en"/>
        </w:rPr>
        <w:t xml:space="preserve"> searched two large, commonly used job posting websites using the keyword phrase “</w:t>
      </w:r>
      <w:r w:rsidR="00081626" w:rsidRPr="00081626">
        <w:rPr>
          <w:rFonts w:ascii="Times New Roman" w:eastAsia="Times New Roman" w:hAnsi="Times New Roman" w:cs="Times New Roman"/>
          <w:lang w:val="en"/>
        </w:rPr>
        <w:t>early childhood education</w:t>
      </w:r>
      <w:r w:rsidR="00081626">
        <w:rPr>
          <w:rFonts w:ascii="Times New Roman" w:eastAsia="Times New Roman" w:hAnsi="Times New Roman" w:cs="Times New Roman"/>
          <w:lang w:val="en"/>
        </w:rPr>
        <w:t>.</w:t>
      </w:r>
      <w:r w:rsidR="00081626" w:rsidRPr="00081626">
        <w:rPr>
          <w:rFonts w:ascii="Times New Roman" w:eastAsia="Times New Roman" w:hAnsi="Times New Roman" w:cs="Times New Roman"/>
          <w:lang w:val="en"/>
        </w:rPr>
        <w:t>”</w:t>
      </w:r>
      <w:r w:rsidR="00081626">
        <w:rPr>
          <w:rFonts w:ascii="Times New Roman" w:eastAsia="Times New Roman" w:hAnsi="Times New Roman" w:cs="Times New Roman"/>
          <w:lang w:val="en"/>
        </w:rPr>
        <w:t xml:space="preserve"> RAs then recorded every available job posting, collecting all available information (focusing on job title, employer name, location, salary, and benefits information) for each posting.</w:t>
      </w:r>
      <w:r w:rsidR="00081626">
        <w:rPr>
          <w:rStyle w:val="FootnoteReference"/>
          <w:rFonts w:ascii="Times New Roman" w:eastAsia="Times New Roman" w:hAnsi="Times New Roman" w:cs="Times New Roman"/>
          <w:lang w:val="en"/>
        </w:rPr>
        <w:footnoteReference w:id="5"/>
      </w:r>
      <w:r w:rsidR="00081626">
        <w:rPr>
          <w:rFonts w:ascii="Times New Roman" w:eastAsia="Times New Roman" w:hAnsi="Times New Roman" w:cs="Times New Roman"/>
          <w:lang w:val="en"/>
        </w:rPr>
        <w:t xml:space="preserve"> </w:t>
      </w:r>
    </w:p>
    <w:p w14:paraId="18EF8EAD" w14:textId="48B39808" w:rsidR="000B6764" w:rsidRDefault="00081626"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Once collected, postings were fed into our resume randomizer script (described in more detail below). This resume randomizer script searched for (1) duplicate postings across weeks (using employer name and job title) and (2) duplicate employers across weeks. Duplicate postings across weeks were discarded (the first instance of each posting was kept), and duplicate employers across weeks were flagged such that employers did not receive multiple resumes with the same applicant profile information (name, email, phone number), but different work histories. The construction of these resume features is discussed in more detail below.</w:t>
      </w:r>
    </w:p>
    <w:p w14:paraId="54C3978D" w14:textId="3A4D4A5C" w:rsidR="00FA6B52" w:rsidRDefault="000B6764" w:rsidP="00742FE0">
      <w:pPr>
        <w:spacing w:afterLines="100" w:after="240" w:line="360" w:lineRule="auto"/>
        <w:jc w:val="both"/>
        <w:rPr>
          <w:rFonts w:ascii="Times New Roman" w:eastAsia="Times New Roman" w:hAnsi="Times New Roman" w:cs="Times New Roman"/>
          <w:b/>
          <w:bCs/>
          <w:i/>
          <w:iCs/>
          <w:u w:val="single"/>
          <w:lang w:val="en"/>
        </w:rPr>
      </w:pPr>
      <w:r>
        <w:rPr>
          <w:rFonts w:ascii="Times New Roman" w:eastAsia="Times New Roman" w:hAnsi="Times New Roman" w:cs="Times New Roman"/>
          <w:b/>
          <w:bCs/>
          <w:i/>
          <w:iCs/>
          <w:u w:val="single"/>
          <w:lang w:val="en"/>
        </w:rPr>
        <w:t>Resume Construction – Profiles</w:t>
      </w:r>
    </w:p>
    <w:p w14:paraId="4B9EC384" w14:textId="2B763A0C" w:rsidR="00C9521A" w:rsidRDefault="000B6764"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The names on resumes were chosen so that job applicants would v</w:t>
      </w:r>
      <w:r w:rsidR="00E85271">
        <w:rPr>
          <w:rFonts w:ascii="Times New Roman" w:eastAsia="Times New Roman" w:hAnsi="Times New Roman" w:cs="Times New Roman"/>
          <w:lang w:val="en"/>
        </w:rPr>
        <w:t>a</w:t>
      </w:r>
      <w:r>
        <w:rPr>
          <w:rFonts w:ascii="Times New Roman" w:eastAsia="Times New Roman" w:hAnsi="Times New Roman" w:cs="Times New Roman"/>
          <w:lang w:val="en"/>
        </w:rPr>
        <w:t>ry in terms of signaled race and ethnicity. As ECE is a female-dominated field, we chose names that uniformly signaled female-identifying applicants (</w:t>
      </w:r>
      <w:r w:rsidR="000B7C92">
        <w:rPr>
          <w:rFonts w:ascii="Times New Roman" w:eastAsia="Times New Roman" w:hAnsi="Times New Roman" w:cs="Times New Roman"/>
          <w:lang w:val="en"/>
        </w:rPr>
        <w:t>Evangelist et al, 2025</w:t>
      </w:r>
      <w:r>
        <w:rPr>
          <w:rFonts w:ascii="Times New Roman" w:eastAsia="Times New Roman" w:hAnsi="Times New Roman" w:cs="Times New Roman"/>
          <w:lang w:val="en"/>
        </w:rPr>
        <w:t>).</w:t>
      </w:r>
      <w:r w:rsidR="00B04DF0">
        <w:rPr>
          <w:rFonts w:ascii="Times New Roman" w:eastAsia="Times New Roman" w:hAnsi="Times New Roman" w:cs="Times New Roman"/>
          <w:lang w:val="en"/>
        </w:rPr>
        <w:t xml:space="preserve"> </w:t>
      </w:r>
      <w:r w:rsidR="00B04DF0" w:rsidRPr="00B04DF0">
        <w:rPr>
          <w:rFonts w:ascii="Times New Roman" w:eastAsia="Times New Roman" w:hAnsi="Times New Roman" w:cs="Times New Roman"/>
          <w:lang w:val="en"/>
        </w:rPr>
        <w:t xml:space="preserve">We used </w:t>
      </w:r>
      <w:r w:rsidR="00E85271">
        <w:rPr>
          <w:rFonts w:ascii="Times New Roman" w:eastAsia="Times New Roman" w:hAnsi="Times New Roman" w:cs="Times New Roman"/>
          <w:lang w:val="en"/>
        </w:rPr>
        <w:t>C</w:t>
      </w:r>
      <w:r w:rsidR="00B04DF0" w:rsidRPr="00B04DF0">
        <w:rPr>
          <w:rFonts w:ascii="Times New Roman" w:eastAsia="Times New Roman" w:hAnsi="Times New Roman" w:cs="Times New Roman"/>
          <w:lang w:val="en"/>
        </w:rPr>
        <w:t>ensus</w:t>
      </w:r>
      <w:r w:rsidR="00E85271">
        <w:rPr>
          <w:rFonts w:ascii="Times New Roman" w:eastAsia="Times New Roman" w:hAnsi="Times New Roman" w:cs="Times New Roman"/>
          <w:lang w:val="en"/>
        </w:rPr>
        <w:t xml:space="preserve"> Bureau</w:t>
      </w:r>
      <w:r w:rsidR="00B04DF0" w:rsidRPr="00B04DF0">
        <w:rPr>
          <w:rFonts w:ascii="Times New Roman" w:eastAsia="Times New Roman" w:hAnsi="Times New Roman" w:cs="Times New Roman"/>
          <w:lang w:val="en"/>
        </w:rPr>
        <w:t xml:space="preserve"> data to identify common first names for each racial/ethnic group represented in our study: </w:t>
      </w:r>
      <w:r w:rsidR="00B04DF0">
        <w:rPr>
          <w:rFonts w:ascii="Times New Roman" w:eastAsia="Times New Roman" w:hAnsi="Times New Roman" w:cs="Times New Roman"/>
          <w:lang w:val="en"/>
        </w:rPr>
        <w:t>Black</w:t>
      </w:r>
      <w:r w:rsidR="00B04DF0" w:rsidRPr="00B04DF0">
        <w:rPr>
          <w:rFonts w:ascii="Times New Roman" w:eastAsia="Times New Roman" w:hAnsi="Times New Roman" w:cs="Times New Roman"/>
          <w:lang w:val="en"/>
        </w:rPr>
        <w:t xml:space="preserve">, Hispanic, and white. </w:t>
      </w:r>
      <w:r w:rsidR="00B04DF0">
        <w:rPr>
          <w:rFonts w:ascii="Times New Roman" w:eastAsia="Times New Roman" w:hAnsi="Times New Roman" w:cs="Times New Roman"/>
          <w:lang w:val="en"/>
        </w:rPr>
        <w:t xml:space="preserve">We selected </w:t>
      </w:r>
      <w:r w:rsidR="00C9521A">
        <w:rPr>
          <w:rFonts w:ascii="Times New Roman" w:eastAsia="Times New Roman" w:hAnsi="Times New Roman" w:cs="Times New Roman"/>
          <w:lang w:val="en"/>
        </w:rPr>
        <w:t>1</w:t>
      </w:r>
      <w:r w:rsidR="00B04DF0">
        <w:rPr>
          <w:rFonts w:ascii="Times New Roman" w:eastAsia="Times New Roman" w:hAnsi="Times New Roman" w:cs="Times New Roman"/>
          <w:lang w:val="en"/>
        </w:rPr>
        <w:t xml:space="preserve">0 first- and last-name combinations within the </w:t>
      </w:r>
      <w:r w:rsidR="00C9521A">
        <w:rPr>
          <w:rFonts w:ascii="Times New Roman" w:eastAsia="Times New Roman" w:hAnsi="Times New Roman" w:cs="Times New Roman"/>
          <w:lang w:val="en"/>
        </w:rPr>
        <w:t>25</w:t>
      </w:r>
      <w:r w:rsidR="00B04DF0">
        <w:rPr>
          <w:rFonts w:ascii="Times New Roman" w:eastAsia="Times New Roman" w:hAnsi="Times New Roman" w:cs="Times New Roman"/>
          <w:lang w:val="en"/>
        </w:rPr>
        <w:t xml:space="preserve"> most relatively common female names for each race-ethnicity group.</w:t>
      </w:r>
      <w:r w:rsidR="00C9521A">
        <w:rPr>
          <w:rFonts w:ascii="Times New Roman" w:eastAsia="Times New Roman" w:hAnsi="Times New Roman" w:cs="Times New Roman"/>
          <w:lang w:val="en"/>
        </w:rPr>
        <w:t xml:space="preserve"> In light of research from Fryer and Levitt (2004), we avoided using names, especially for Black applicants, that </w:t>
      </w:r>
      <w:r w:rsidR="00C9521A" w:rsidRPr="00C9521A">
        <w:rPr>
          <w:rFonts w:ascii="Times New Roman" w:eastAsia="Times New Roman" w:hAnsi="Times New Roman" w:cs="Times New Roman"/>
          <w:lang w:val="en"/>
        </w:rPr>
        <w:t xml:space="preserve">are more commonly given to children </w:t>
      </w:r>
      <w:r w:rsidR="00C9521A" w:rsidRPr="00C9521A">
        <w:rPr>
          <w:rFonts w:ascii="Times New Roman" w:eastAsia="Times New Roman" w:hAnsi="Times New Roman" w:cs="Times New Roman"/>
          <w:lang w:val="en"/>
        </w:rPr>
        <w:lastRenderedPageBreak/>
        <w:t xml:space="preserve">from lower </w:t>
      </w:r>
      <w:r w:rsidR="00C9521A">
        <w:rPr>
          <w:rFonts w:ascii="Times New Roman" w:eastAsia="Times New Roman" w:hAnsi="Times New Roman" w:cs="Times New Roman"/>
          <w:lang w:val="en"/>
        </w:rPr>
        <w:t>socioeconomic (SES)</w:t>
      </w:r>
      <w:r w:rsidR="00C9521A" w:rsidRPr="00C9521A">
        <w:rPr>
          <w:rFonts w:ascii="Times New Roman" w:eastAsia="Times New Roman" w:hAnsi="Times New Roman" w:cs="Times New Roman"/>
          <w:lang w:val="en"/>
        </w:rPr>
        <w:t xml:space="preserve"> households</w:t>
      </w:r>
      <w:r w:rsidR="00C9521A">
        <w:rPr>
          <w:rFonts w:ascii="Times New Roman" w:eastAsia="Times New Roman" w:hAnsi="Times New Roman" w:cs="Times New Roman"/>
          <w:lang w:val="en"/>
        </w:rPr>
        <w:t xml:space="preserve">, including names used as examples in Fryer and Levitt (2004), </w:t>
      </w:r>
      <w:r w:rsidR="00C9521A" w:rsidRPr="00C9521A">
        <w:rPr>
          <w:rFonts w:ascii="Times New Roman" w:eastAsia="Times New Roman" w:hAnsi="Times New Roman" w:cs="Times New Roman"/>
          <w:lang w:val="en"/>
        </w:rPr>
        <w:t>which could confound the effect of race</w:t>
      </w:r>
      <w:r w:rsidR="00C9521A">
        <w:rPr>
          <w:rFonts w:ascii="Times New Roman" w:eastAsia="Times New Roman" w:hAnsi="Times New Roman" w:cs="Times New Roman"/>
          <w:lang w:val="en"/>
        </w:rPr>
        <w:t xml:space="preserve"> with perceived SES background. </w:t>
      </w:r>
    </w:p>
    <w:p w14:paraId="0E7E4DCF" w14:textId="719D9774" w:rsidR="00C9521A" w:rsidRDefault="00C9521A"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We created separate email addresses and phone numbers for each of these 30 names in Dallas and in Seattle (i.e., we created 60 total email addresses and phone numbers). Where possible, email addresses were some combination of the applicant’s first and last names and a randomly assigned birthdate.</w:t>
      </w:r>
      <w:r>
        <w:rPr>
          <w:rStyle w:val="FootnoteReference"/>
          <w:rFonts w:ascii="Times New Roman" w:eastAsia="Times New Roman" w:hAnsi="Times New Roman" w:cs="Times New Roman"/>
          <w:lang w:val="en"/>
        </w:rPr>
        <w:footnoteReference w:id="6"/>
      </w:r>
      <w:r>
        <w:rPr>
          <w:rFonts w:ascii="Times New Roman" w:eastAsia="Times New Roman" w:hAnsi="Times New Roman" w:cs="Times New Roman"/>
          <w:lang w:val="en"/>
        </w:rPr>
        <w:t xml:space="preserve"> If necessary, we also assigned a (random) middle initial for email generation (i.e., </w:t>
      </w:r>
      <w:hyperlink r:id="rId9" w:history="1">
        <w:r w:rsidRPr="00111741">
          <w:rPr>
            <w:rStyle w:val="Hyperlink"/>
            <w:rFonts w:ascii="Times New Roman" w:eastAsia="Times New Roman" w:hAnsi="Times New Roman" w:cs="Times New Roman"/>
            <w:lang w:val="en"/>
          </w:rPr>
          <w:t>catalina.b.ortiz@gmail.com</w:t>
        </w:r>
      </w:hyperlink>
      <w:r>
        <w:rPr>
          <w:rFonts w:ascii="Times New Roman" w:eastAsia="Times New Roman" w:hAnsi="Times New Roman" w:cs="Times New Roman"/>
          <w:lang w:val="en"/>
        </w:rPr>
        <w:t>). Phone numbers for each labor market were selected to have the same</w:t>
      </w:r>
      <w:r w:rsidR="00981102">
        <w:rPr>
          <w:rFonts w:ascii="Times New Roman" w:eastAsia="Times New Roman" w:hAnsi="Times New Roman" w:cs="Times New Roman"/>
          <w:lang w:val="en"/>
        </w:rPr>
        <w:t xml:space="preserve"> </w:t>
      </w:r>
      <w:r w:rsidR="00D514CB">
        <w:rPr>
          <w:rFonts w:ascii="Times New Roman" w:eastAsia="Times New Roman" w:hAnsi="Times New Roman" w:cs="Times New Roman"/>
          <w:lang w:val="en"/>
        </w:rPr>
        <w:t>geographically relevant</w:t>
      </w:r>
      <w:r>
        <w:rPr>
          <w:rFonts w:ascii="Times New Roman" w:eastAsia="Times New Roman" w:hAnsi="Times New Roman" w:cs="Times New Roman"/>
          <w:lang w:val="en"/>
        </w:rPr>
        <w:t xml:space="preserve"> area code. Profiles on job-posting websites were also created for each applicant (60 in total across Seattle and Dallas); no information apart from email and first and last name was saved in the profile.</w:t>
      </w:r>
      <w:r>
        <w:rPr>
          <w:rStyle w:val="FootnoteReference"/>
          <w:rFonts w:ascii="Times New Roman" w:eastAsia="Times New Roman" w:hAnsi="Times New Roman" w:cs="Times New Roman"/>
          <w:lang w:val="en"/>
        </w:rPr>
        <w:footnoteReference w:id="7"/>
      </w:r>
      <w:r>
        <w:rPr>
          <w:rFonts w:ascii="Times New Roman" w:eastAsia="Times New Roman" w:hAnsi="Times New Roman" w:cs="Times New Roman"/>
          <w:lang w:val="en"/>
        </w:rPr>
        <w:t xml:space="preserve"> </w:t>
      </w:r>
    </w:p>
    <w:p w14:paraId="4CC367DC" w14:textId="5B5A4D41" w:rsidR="00D514CB" w:rsidRDefault="00D514CB" w:rsidP="00742FE0">
      <w:pPr>
        <w:spacing w:afterLines="100" w:after="240" w:line="360" w:lineRule="auto"/>
        <w:jc w:val="both"/>
        <w:rPr>
          <w:rFonts w:ascii="Times New Roman" w:eastAsia="Times New Roman" w:hAnsi="Times New Roman" w:cs="Times New Roman"/>
          <w:lang w:val="en"/>
        </w:rPr>
      </w:pPr>
      <w:r>
        <w:rPr>
          <w:rFonts w:ascii="Times New Roman" w:eastAsia="Times New Roman" w:hAnsi="Times New Roman" w:cs="Times New Roman"/>
          <w:b/>
          <w:bCs/>
          <w:i/>
          <w:iCs/>
          <w:u w:val="single"/>
          <w:lang w:val="en"/>
        </w:rPr>
        <w:t>Resume Construction – Work Histories</w:t>
      </w:r>
    </w:p>
    <w:p w14:paraId="4E099297" w14:textId="5CCAFAF9" w:rsidR="000471AD" w:rsidRDefault="00D514CB"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We populated resumes with randomly selected combinations of actual work histories</w:t>
      </w:r>
      <w:r w:rsidR="00044AFB">
        <w:rPr>
          <w:rFonts w:ascii="Times New Roman" w:eastAsia="Times New Roman" w:hAnsi="Times New Roman" w:cs="Times New Roman"/>
          <w:lang w:val="en"/>
        </w:rPr>
        <w:t xml:space="preserve">, relying on </w:t>
      </w:r>
      <w:r>
        <w:rPr>
          <w:rFonts w:ascii="Times New Roman" w:eastAsia="Times New Roman" w:hAnsi="Times New Roman" w:cs="Times New Roman"/>
          <w:lang w:val="en"/>
        </w:rPr>
        <w:t xml:space="preserve">resumes posted online by real job seekers who had attended the group of institutions we study. To collect these job histories, we had RAs search the online resume bank for each institution and record the individual work experiences of any individual who had graduated from an ECE program at one of these institutions. We split these work experiences into two types: relevant </w:t>
      </w:r>
      <w:r w:rsidR="001B622A">
        <w:rPr>
          <w:rFonts w:ascii="Times New Roman" w:eastAsia="Times New Roman" w:hAnsi="Times New Roman" w:cs="Times New Roman"/>
          <w:lang w:val="en"/>
        </w:rPr>
        <w:t xml:space="preserve">experience </w:t>
      </w:r>
      <w:r>
        <w:rPr>
          <w:rFonts w:ascii="Times New Roman" w:eastAsia="Times New Roman" w:hAnsi="Times New Roman" w:cs="Times New Roman"/>
          <w:lang w:val="en"/>
        </w:rPr>
        <w:t xml:space="preserve">and other </w:t>
      </w:r>
      <w:r w:rsidR="00DD5C94">
        <w:rPr>
          <w:rFonts w:ascii="Times New Roman" w:eastAsia="Times New Roman" w:hAnsi="Times New Roman" w:cs="Times New Roman"/>
          <w:lang w:val="en"/>
        </w:rPr>
        <w:t xml:space="preserve">service </w:t>
      </w:r>
      <w:r w:rsidR="001B622A">
        <w:rPr>
          <w:rFonts w:ascii="Times New Roman" w:eastAsia="Times New Roman" w:hAnsi="Times New Roman" w:cs="Times New Roman"/>
          <w:lang w:val="en"/>
        </w:rPr>
        <w:t>experience</w:t>
      </w:r>
      <w:r>
        <w:rPr>
          <w:rFonts w:ascii="Times New Roman" w:eastAsia="Times New Roman" w:hAnsi="Times New Roman" w:cs="Times New Roman"/>
          <w:lang w:val="en"/>
        </w:rPr>
        <w:t>. Relevant experience was any work history that included work at a</w:t>
      </w:r>
      <w:r w:rsidR="000471AD">
        <w:rPr>
          <w:rFonts w:ascii="Times New Roman" w:eastAsia="Times New Roman" w:hAnsi="Times New Roman" w:cs="Times New Roman"/>
          <w:lang w:val="en"/>
        </w:rPr>
        <w:t xml:space="preserve">n early childhood education center or work with young children. Other service experience were traditional entry-level jobs in retail or food service (i.e., Starbucks barista, retail worker at Best Buy, etc.). </w:t>
      </w:r>
      <w:r w:rsidR="003B472A">
        <w:rPr>
          <w:rFonts w:ascii="Times New Roman" w:eastAsia="Times New Roman" w:hAnsi="Times New Roman" w:cs="Times New Roman"/>
          <w:lang w:val="en"/>
        </w:rPr>
        <w:t>We include one of each type of experience</w:t>
      </w:r>
      <w:r w:rsidR="006F33D0">
        <w:rPr>
          <w:rFonts w:ascii="Times New Roman" w:eastAsia="Times New Roman" w:hAnsi="Times New Roman" w:cs="Times New Roman"/>
          <w:lang w:val="en"/>
        </w:rPr>
        <w:t xml:space="preserve">, </w:t>
      </w:r>
      <w:r w:rsidR="003B472A">
        <w:rPr>
          <w:rFonts w:ascii="Times New Roman" w:eastAsia="Times New Roman" w:hAnsi="Times New Roman" w:cs="Times New Roman"/>
          <w:lang w:val="en"/>
        </w:rPr>
        <w:t>of similar length</w:t>
      </w:r>
      <w:r w:rsidR="006F33D0">
        <w:rPr>
          <w:rFonts w:ascii="Times New Roman" w:eastAsia="Times New Roman" w:hAnsi="Times New Roman" w:cs="Times New Roman"/>
          <w:lang w:val="en"/>
        </w:rPr>
        <w:t>,</w:t>
      </w:r>
      <w:r w:rsidR="003B472A">
        <w:rPr>
          <w:rFonts w:ascii="Times New Roman" w:eastAsia="Times New Roman" w:hAnsi="Times New Roman" w:cs="Times New Roman"/>
          <w:lang w:val="en"/>
        </w:rPr>
        <w:t xml:space="preserve"> on each resume. From the resume bank we also collect</w:t>
      </w:r>
      <w:r w:rsidR="00E85271">
        <w:rPr>
          <w:rFonts w:ascii="Times New Roman" w:eastAsia="Times New Roman" w:hAnsi="Times New Roman" w:cs="Times New Roman"/>
          <w:lang w:val="en"/>
        </w:rPr>
        <w:t>ed</w:t>
      </w:r>
      <w:r w:rsidR="003B472A">
        <w:rPr>
          <w:rFonts w:ascii="Times New Roman" w:eastAsia="Times New Roman" w:hAnsi="Times New Roman" w:cs="Times New Roman"/>
          <w:lang w:val="en"/>
        </w:rPr>
        <w:t xml:space="preserve"> short descriptions to accompany each job. We </w:t>
      </w:r>
      <w:r w:rsidR="00E85271">
        <w:rPr>
          <w:rFonts w:ascii="Times New Roman" w:eastAsia="Times New Roman" w:hAnsi="Times New Roman" w:cs="Times New Roman"/>
          <w:lang w:val="en"/>
        </w:rPr>
        <w:t>used these descriptions, along with similar descriptions generated by</w:t>
      </w:r>
      <w:r w:rsidR="003B472A">
        <w:rPr>
          <w:rFonts w:ascii="Times New Roman" w:eastAsia="Times New Roman" w:hAnsi="Times New Roman" w:cs="Times New Roman"/>
          <w:lang w:val="en"/>
        </w:rPr>
        <w:t xml:space="preserve"> ChatGPT</w:t>
      </w:r>
      <w:r w:rsidR="00E85271">
        <w:rPr>
          <w:rFonts w:ascii="Times New Roman" w:eastAsia="Times New Roman" w:hAnsi="Times New Roman" w:cs="Times New Roman"/>
          <w:lang w:val="en"/>
        </w:rPr>
        <w:t>,</w:t>
      </w:r>
      <w:r w:rsidR="003B472A">
        <w:rPr>
          <w:rFonts w:ascii="Times New Roman" w:eastAsia="Times New Roman" w:hAnsi="Times New Roman" w:cs="Times New Roman"/>
          <w:lang w:val="en"/>
        </w:rPr>
        <w:t xml:space="preserve"> to create comparable versions of these bullet-pointed job descriptions to accompany each job experience. The resume randomizer program randomizes the collection of bullet points included with each service job and relevant job experience on the resumes.</w:t>
      </w:r>
    </w:p>
    <w:p w14:paraId="471AF974" w14:textId="4FFAD459" w:rsidR="000E590F" w:rsidRDefault="000471AD"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lastRenderedPageBreak/>
        <w:t>Ensuring the comparability of these work histories across applicants is incredibly important for th</w:t>
      </w:r>
      <w:r w:rsidR="000E590F">
        <w:rPr>
          <w:rFonts w:ascii="Times New Roman" w:eastAsia="Times New Roman" w:hAnsi="Times New Roman" w:cs="Times New Roman"/>
          <w:lang w:val="en"/>
        </w:rPr>
        <w:t>e</w:t>
      </w:r>
      <w:r>
        <w:rPr>
          <w:rFonts w:ascii="Times New Roman" w:eastAsia="Times New Roman" w:hAnsi="Times New Roman" w:cs="Times New Roman"/>
          <w:lang w:val="en"/>
        </w:rPr>
        <w:t xml:space="preserve"> strength of the education signal</w:t>
      </w:r>
      <w:r w:rsidR="000E590F">
        <w:rPr>
          <w:rFonts w:ascii="Times New Roman" w:eastAsia="Times New Roman" w:hAnsi="Times New Roman" w:cs="Times New Roman"/>
          <w:lang w:val="en"/>
        </w:rPr>
        <w:t xml:space="preserve">, so for each resume, we drew from the same city-specific pool of work histories. Additionally, we structured work history such that each individual had similar years of work experience (within 1 year of difference) and all work histories only included post-high school employment. We set up resumes such that—with the exception of a program-mandated work experience—there were no new jobs listed after or during the college experience. </w:t>
      </w:r>
    </w:p>
    <w:p w14:paraId="73C6CA3F" w14:textId="38700D6D" w:rsidR="0082739B" w:rsidRPr="000B6764" w:rsidRDefault="000E590F"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 xml:space="preserve">All six programs </w:t>
      </w:r>
      <w:r w:rsidR="00AD6C6F">
        <w:rPr>
          <w:rFonts w:ascii="Times New Roman" w:eastAsia="Times New Roman" w:hAnsi="Times New Roman" w:cs="Times New Roman"/>
          <w:lang w:val="en"/>
        </w:rPr>
        <w:t>(</w:t>
      </w:r>
      <w:r w:rsidR="00A63209">
        <w:rPr>
          <w:rFonts w:ascii="Times New Roman" w:eastAsia="Times New Roman" w:hAnsi="Times New Roman" w:cs="Times New Roman"/>
          <w:lang w:val="en"/>
        </w:rPr>
        <w:t>two</w:t>
      </w:r>
      <w:r w:rsidR="00AD6C6F">
        <w:rPr>
          <w:rFonts w:ascii="Times New Roman" w:eastAsia="Times New Roman" w:hAnsi="Times New Roman" w:cs="Times New Roman"/>
          <w:lang w:val="en"/>
        </w:rPr>
        <w:t xml:space="preserve"> AA, </w:t>
      </w:r>
      <w:r w:rsidR="00A63209">
        <w:rPr>
          <w:rFonts w:ascii="Times New Roman" w:eastAsia="Times New Roman" w:hAnsi="Times New Roman" w:cs="Times New Roman"/>
          <w:lang w:val="en"/>
        </w:rPr>
        <w:t>two</w:t>
      </w:r>
      <w:r w:rsidR="00AD6C6F">
        <w:rPr>
          <w:rFonts w:ascii="Times New Roman" w:eastAsia="Times New Roman" w:hAnsi="Times New Roman" w:cs="Times New Roman"/>
          <w:lang w:val="en"/>
        </w:rPr>
        <w:t xml:space="preserve"> BA, </w:t>
      </w:r>
      <w:r w:rsidR="00A63209">
        <w:rPr>
          <w:rFonts w:ascii="Times New Roman" w:eastAsia="Times New Roman" w:hAnsi="Times New Roman" w:cs="Times New Roman"/>
          <w:lang w:val="en"/>
        </w:rPr>
        <w:t>two</w:t>
      </w:r>
      <w:r w:rsidR="00AD6C6F">
        <w:rPr>
          <w:rFonts w:ascii="Times New Roman" w:eastAsia="Times New Roman" w:hAnsi="Times New Roman" w:cs="Times New Roman"/>
          <w:lang w:val="en"/>
        </w:rPr>
        <w:t xml:space="preserve"> CCB) </w:t>
      </w:r>
      <w:r>
        <w:rPr>
          <w:rFonts w:ascii="Times New Roman" w:eastAsia="Times New Roman" w:hAnsi="Times New Roman" w:cs="Times New Roman"/>
          <w:lang w:val="en"/>
        </w:rPr>
        <w:t xml:space="preserve">we study require students to complete a mandatory “residency” program in which they participate in ECE-related work experience during their time in college. In order to maximize comparability of </w:t>
      </w:r>
      <w:r w:rsidR="003519BE">
        <w:rPr>
          <w:rFonts w:ascii="Times New Roman" w:eastAsia="Times New Roman" w:hAnsi="Times New Roman" w:cs="Times New Roman"/>
          <w:lang w:val="en"/>
        </w:rPr>
        <w:t>this experience</w:t>
      </w:r>
      <w:r>
        <w:rPr>
          <w:rFonts w:ascii="Times New Roman" w:eastAsia="Times New Roman" w:hAnsi="Times New Roman" w:cs="Times New Roman"/>
          <w:lang w:val="en"/>
        </w:rPr>
        <w:t xml:space="preserve"> while minimizing chance of detection, we listed that each of our applicants completed these experiences in an unspecified school in the nearest large, public school district (i.e., Seattle Public Schools or Dallas Independent School District).</w:t>
      </w:r>
      <w:r w:rsidR="003519BE">
        <w:rPr>
          <w:rStyle w:val="FootnoteReference"/>
          <w:rFonts w:ascii="Times New Roman" w:eastAsia="Times New Roman" w:hAnsi="Times New Roman" w:cs="Times New Roman"/>
          <w:lang w:val="en"/>
        </w:rPr>
        <w:footnoteReference w:id="8"/>
      </w:r>
      <w:r>
        <w:rPr>
          <w:rFonts w:ascii="Times New Roman" w:eastAsia="Times New Roman" w:hAnsi="Times New Roman" w:cs="Times New Roman"/>
          <w:lang w:val="en"/>
        </w:rPr>
        <w:t xml:space="preserve"> We also varied the title of the work experience across applicants (for example “</w:t>
      </w:r>
      <w:r w:rsidRPr="000E590F">
        <w:rPr>
          <w:rFonts w:ascii="Times New Roman" w:eastAsia="Times New Roman" w:hAnsi="Times New Roman" w:cs="Times New Roman"/>
          <w:lang w:val="en"/>
        </w:rPr>
        <w:t>Student Teaching Intern - Seattle School</w:t>
      </w:r>
      <w:r>
        <w:rPr>
          <w:rFonts w:ascii="Times New Roman" w:eastAsia="Times New Roman" w:hAnsi="Times New Roman" w:cs="Times New Roman"/>
          <w:lang w:val="en"/>
        </w:rPr>
        <w:t xml:space="preserve"> District” versus “</w:t>
      </w:r>
      <w:r w:rsidR="003519BE">
        <w:rPr>
          <w:rFonts w:ascii="Times New Roman" w:eastAsia="Times New Roman" w:hAnsi="Times New Roman" w:cs="Times New Roman"/>
          <w:lang w:val="en"/>
        </w:rPr>
        <w:t>Classroom</w:t>
      </w:r>
      <w:r w:rsidRPr="000E590F">
        <w:rPr>
          <w:rFonts w:ascii="Times New Roman" w:eastAsia="Times New Roman" w:hAnsi="Times New Roman" w:cs="Times New Roman"/>
          <w:lang w:val="en"/>
        </w:rPr>
        <w:t xml:space="preserve"> Intern - Seattle Public School District</w:t>
      </w:r>
      <w:r>
        <w:rPr>
          <w:rFonts w:ascii="Times New Roman" w:eastAsia="Times New Roman" w:hAnsi="Times New Roman" w:cs="Times New Roman"/>
          <w:lang w:val="en"/>
        </w:rPr>
        <w:t>”</w:t>
      </w:r>
      <w:r w:rsidR="003519BE">
        <w:rPr>
          <w:rFonts w:ascii="Times New Roman" w:eastAsia="Times New Roman" w:hAnsi="Times New Roman" w:cs="Times New Roman"/>
          <w:lang w:val="en"/>
        </w:rPr>
        <w:t xml:space="preserve">). Finally, we ensured that all applicants completed the student teaching experience in the Spring semester of their </w:t>
      </w:r>
      <w:r w:rsidR="006823F6">
        <w:rPr>
          <w:rFonts w:ascii="Times New Roman" w:eastAsia="Times New Roman" w:hAnsi="Times New Roman" w:cs="Times New Roman"/>
          <w:lang w:val="en"/>
        </w:rPr>
        <w:t>degree program (i.e., January-May 2025).</w:t>
      </w:r>
    </w:p>
    <w:p w14:paraId="1DD33861" w14:textId="720B0A4E" w:rsidR="00EA1E50" w:rsidRDefault="0082739B" w:rsidP="00742FE0">
      <w:pPr>
        <w:spacing w:afterLines="100" w:after="240" w:line="360" w:lineRule="auto"/>
        <w:jc w:val="both"/>
        <w:rPr>
          <w:rFonts w:ascii="Times New Roman" w:eastAsia="Times New Roman" w:hAnsi="Times New Roman" w:cs="Times New Roman"/>
          <w:lang w:val="en"/>
        </w:rPr>
      </w:pPr>
      <w:r w:rsidRPr="007207FF">
        <w:rPr>
          <w:rFonts w:ascii="Times New Roman" w:eastAsia="Times New Roman" w:hAnsi="Times New Roman" w:cs="Times New Roman"/>
          <w:b/>
          <w:bCs/>
          <w:i/>
          <w:iCs/>
          <w:u w:val="single"/>
          <w:lang w:val="en"/>
        </w:rPr>
        <w:t xml:space="preserve">Other Resume </w:t>
      </w:r>
      <w:r w:rsidR="00D35DC4">
        <w:rPr>
          <w:rFonts w:ascii="Times New Roman" w:eastAsia="Times New Roman" w:hAnsi="Times New Roman" w:cs="Times New Roman"/>
          <w:b/>
          <w:bCs/>
          <w:i/>
          <w:iCs/>
          <w:u w:val="single"/>
          <w:lang w:val="en"/>
        </w:rPr>
        <w:t>Characteristics</w:t>
      </w:r>
      <w:r w:rsidR="00082807">
        <w:rPr>
          <w:rFonts w:ascii="Times New Roman" w:eastAsia="Times New Roman" w:hAnsi="Times New Roman" w:cs="Times New Roman"/>
          <w:lang w:val="en"/>
        </w:rPr>
        <w:t xml:space="preserve"> </w:t>
      </w:r>
    </w:p>
    <w:p w14:paraId="7322F65B" w14:textId="2C974919" w:rsidR="00F87543" w:rsidRDefault="008A5F21"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Our r</w:t>
      </w:r>
      <w:r w:rsidR="0082739B" w:rsidRPr="0082739B">
        <w:rPr>
          <w:rFonts w:ascii="Times New Roman" w:eastAsia="Times New Roman" w:hAnsi="Times New Roman" w:cs="Times New Roman"/>
          <w:lang w:val="en"/>
        </w:rPr>
        <w:t>e</w:t>
      </w:r>
      <w:r w:rsidR="0082739B">
        <w:rPr>
          <w:rFonts w:ascii="Times New Roman" w:eastAsia="Times New Roman" w:hAnsi="Times New Roman" w:cs="Times New Roman"/>
          <w:lang w:val="en"/>
        </w:rPr>
        <w:t>sumes also included information on high school attended and additional skills. Additional skills were of two types: required and non-required. Required skills were those that appeared on 90% of resumes viewed in the resume bank and that we deemed “common” for individuals applying to ECE jobs in each state. These included: driver’s license, first aid certification, and CPR certification. All applicants had these skills listed in the skills portion of their resume.</w:t>
      </w:r>
      <w:r w:rsidR="00006334">
        <w:rPr>
          <w:rFonts w:ascii="Times New Roman" w:eastAsia="Times New Roman" w:hAnsi="Times New Roman" w:cs="Times New Roman"/>
          <w:lang w:val="en"/>
        </w:rPr>
        <w:t xml:space="preserve"> In order to minimize detection, we then included a randomly selected group of non-required skills to round out this skills section. These skills were also collected from the resume banks and included things like customer service, Microsoft </w:t>
      </w:r>
      <w:r w:rsidR="007911FD">
        <w:rPr>
          <w:rFonts w:ascii="Times New Roman" w:eastAsia="Times New Roman" w:hAnsi="Times New Roman" w:cs="Times New Roman"/>
          <w:lang w:val="en"/>
        </w:rPr>
        <w:t>O</w:t>
      </w:r>
      <w:r w:rsidR="00006334">
        <w:rPr>
          <w:rFonts w:ascii="Times New Roman" w:eastAsia="Times New Roman" w:hAnsi="Times New Roman" w:cs="Times New Roman"/>
          <w:lang w:val="en"/>
        </w:rPr>
        <w:t xml:space="preserve">ffice, </w:t>
      </w:r>
      <w:r w:rsidR="00F87543">
        <w:rPr>
          <w:rFonts w:ascii="Times New Roman" w:eastAsia="Times New Roman" w:hAnsi="Times New Roman" w:cs="Times New Roman"/>
          <w:lang w:val="en"/>
        </w:rPr>
        <w:t xml:space="preserve">and computer skills. </w:t>
      </w:r>
    </w:p>
    <w:p w14:paraId="11F14960" w14:textId="549FF598" w:rsidR="00F87543" w:rsidRPr="0082739B" w:rsidRDefault="00F87543"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 xml:space="preserve">High schools listed on resumes were carefully selected as to not provide an unintended signal about socioeconomic status or academic performance. We used National Center for </w:t>
      </w:r>
      <w:r>
        <w:rPr>
          <w:rFonts w:ascii="Times New Roman" w:eastAsia="Times New Roman" w:hAnsi="Times New Roman" w:cs="Times New Roman"/>
          <w:lang w:val="en"/>
        </w:rPr>
        <w:lastRenderedPageBreak/>
        <w:t xml:space="preserve">Education Statistics data on local high school characteristics to specifically select high schools that were near-median performers in terms of aggregate state test scores and that were in near-median household income areas. </w:t>
      </w:r>
      <w:r w:rsidR="007911FD">
        <w:rPr>
          <w:rFonts w:ascii="Times New Roman" w:eastAsia="Times New Roman" w:hAnsi="Times New Roman" w:cs="Times New Roman"/>
          <w:lang w:val="en"/>
        </w:rPr>
        <w:t xml:space="preserve">In Dallas, we further used administrative data from the University of Texas at Dallas Education Research Center to identify high schools that were commonly attended by Dallas College students. </w:t>
      </w:r>
      <w:r>
        <w:rPr>
          <w:rFonts w:ascii="Times New Roman" w:eastAsia="Times New Roman" w:hAnsi="Times New Roman" w:cs="Times New Roman"/>
          <w:lang w:val="en"/>
        </w:rPr>
        <w:t>The three high schools chosen in each locality were then double checked with authors that are familiar with each of the cities (Seattle and Texas) to ensure that they did not “stand out” in any way.</w:t>
      </w:r>
      <w:r w:rsidR="007911FD">
        <w:rPr>
          <w:rFonts w:ascii="Times New Roman" w:eastAsia="Times New Roman" w:hAnsi="Times New Roman" w:cs="Times New Roman"/>
          <w:lang w:val="en"/>
        </w:rPr>
        <w:t xml:space="preserve"> </w:t>
      </w:r>
    </w:p>
    <w:p w14:paraId="5A3E9BF9" w14:textId="6BA09CEA" w:rsidR="006823F6" w:rsidRDefault="003D32AC"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We were also concerned about the formatting of resumes providing a basis for employer detection. In order to avoid this, our resume randomizer program randomized three key features of the resumes: font, spacing, and organization. Six common, similar fonts were chosen (i.e., Calibri, Times New Roman, etc.) and randomized across resumes. Ensuring that all resumes fit on only one page, the program also varied spacing and justification (centering the applicant’s name, adding space between applicant email and the first section, etc.) in order to slightly alter the overall look of the resume. Finally, the organization of the resumes (</w:t>
      </w:r>
      <w:r w:rsidR="007911FD">
        <w:rPr>
          <w:rFonts w:ascii="Times New Roman" w:eastAsia="Times New Roman" w:hAnsi="Times New Roman" w:cs="Times New Roman"/>
          <w:lang w:val="en"/>
        </w:rPr>
        <w:t xml:space="preserve">e.g., </w:t>
      </w:r>
      <w:r>
        <w:rPr>
          <w:rFonts w:ascii="Times New Roman" w:eastAsia="Times New Roman" w:hAnsi="Times New Roman" w:cs="Times New Roman"/>
          <w:lang w:val="en"/>
        </w:rPr>
        <w:t>whether education or work history was listed first) was randomized. These features were randomized and the program standardized several key features (</w:t>
      </w:r>
      <w:r w:rsidR="00627108">
        <w:rPr>
          <w:rFonts w:ascii="Times New Roman" w:eastAsia="Times New Roman" w:hAnsi="Times New Roman" w:cs="Times New Roman"/>
          <w:lang w:val="en"/>
        </w:rPr>
        <w:t xml:space="preserve">e.g., </w:t>
      </w:r>
      <w:r>
        <w:rPr>
          <w:rFonts w:ascii="Times New Roman" w:eastAsia="Times New Roman" w:hAnsi="Times New Roman" w:cs="Times New Roman"/>
          <w:lang w:val="en"/>
        </w:rPr>
        <w:t>applicant name and information at the top).</w:t>
      </w:r>
    </w:p>
    <w:p w14:paraId="76AB83DD" w14:textId="77777777" w:rsidR="00EA1E50" w:rsidRDefault="006823F6" w:rsidP="007207FF">
      <w:pPr>
        <w:spacing w:afterLines="100" w:after="240" w:line="360" w:lineRule="auto"/>
        <w:jc w:val="both"/>
        <w:rPr>
          <w:rFonts w:ascii="Times New Roman" w:eastAsia="Times New Roman" w:hAnsi="Times New Roman" w:cs="Times New Roman"/>
          <w:lang w:val="en"/>
        </w:rPr>
      </w:pPr>
      <w:r>
        <w:rPr>
          <w:rFonts w:ascii="Times New Roman" w:eastAsia="Times New Roman" w:hAnsi="Times New Roman" w:cs="Times New Roman"/>
          <w:b/>
          <w:bCs/>
          <w:i/>
          <w:iCs/>
          <w:u w:val="single"/>
          <w:lang w:val="en"/>
        </w:rPr>
        <w:t>Resume Sending</w:t>
      </w:r>
      <w:r>
        <w:rPr>
          <w:rFonts w:ascii="Times New Roman" w:eastAsia="Times New Roman" w:hAnsi="Times New Roman" w:cs="Times New Roman"/>
          <w:lang w:val="en"/>
        </w:rPr>
        <w:t xml:space="preserve"> </w:t>
      </w:r>
    </w:p>
    <w:p w14:paraId="7664155E" w14:textId="53A1D19F" w:rsidR="00D35DC4" w:rsidRDefault="006823F6"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 xml:space="preserve">We saw a large volume of postings in the beginning of the summer, when many new graduates are entering the labor market and employers are seeking new talent. Figure </w:t>
      </w:r>
      <w:r w:rsidR="00D35DC4">
        <w:rPr>
          <w:rFonts w:ascii="Times New Roman" w:eastAsia="Times New Roman" w:hAnsi="Times New Roman" w:cs="Times New Roman"/>
          <w:lang w:val="en"/>
        </w:rPr>
        <w:t>2</w:t>
      </w:r>
      <w:r>
        <w:rPr>
          <w:rFonts w:ascii="Times New Roman" w:eastAsia="Times New Roman" w:hAnsi="Times New Roman" w:cs="Times New Roman"/>
          <w:lang w:val="en"/>
        </w:rPr>
        <w:t xml:space="preserve"> show</w:t>
      </w:r>
      <w:r w:rsidR="00D35DC4">
        <w:rPr>
          <w:rFonts w:ascii="Times New Roman" w:eastAsia="Times New Roman" w:hAnsi="Times New Roman" w:cs="Times New Roman"/>
          <w:lang w:val="en"/>
        </w:rPr>
        <w:t>s</w:t>
      </w:r>
      <w:r>
        <w:rPr>
          <w:rFonts w:ascii="Times New Roman" w:eastAsia="Times New Roman" w:hAnsi="Times New Roman" w:cs="Times New Roman"/>
          <w:lang w:val="en"/>
        </w:rPr>
        <w:t xml:space="preserve"> the growth in cumulative postings over the course of the pilot submission period (beginning June 2025 and ending October 2025)</w:t>
      </w:r>
      <w:r w:rsidR="00D35DC4">
        <w:rPr>
          <w:rFonts w:ascii="Times New Roman" w:eastAsia="Times New Roman" w:hAnsi="Times New Roman" w:cs="Times New Roman"/>
          <w:lang w:val="en"/>
        </w:rPr>
        <w:t xml:space="preserve">, which began to level-off around Week 13 (after Labor Day). </w:t>
      </w:r>
      <w:r w:rsidR="00082242">
        <w:rPr>
          <w:rFonts w:ascii="Times New Roman" w:eastAsia="Times New Roman" w:hAnsi="Times New Roman" w:cs="Times New Roman"/>
          <w:lang w:val="en"/>
        </w:rPr>
        <w:t>Note also that resume submissions did not keep pace with postings over the course of the submission period.</w:t>
      </w:r>
      <w:r w:rsidR="00082242">
        <w:rPr>
          <w:rStyle w:val="FootnoteReference"/>
          <w:rFonts w:ascii="Times New Roman" w:eastAsia="Times New Roman" w:hAnsi="Times New Roman" w:cs="Times New Roman"/>
          <w:lang w:val="en"/>
        </w:rPr>
        <w:footnoteReference w:id="9"/>
      </w:r>
      <w:r w:rsidR="00082242">
        <w:rPr>
          <w:rFonts w:ascii="Times New Roman" w:eastAsia="Times New Roman" w:hAnsi="Times New Roman" w:cs="Times New Roman"/>
          <w:lang w:val="en"/>
        </w:rPr>
        <w:t xml:space="preserve"> This is due to several factors, some of which were resolved over the course of submission and some of which were not. A major issue in the ECE submission space is the requirement of a Social Security Number (SSN) to apply to a position. Many jobs with public school districts required an SSN to apply. We did not submit any resumes to these positions. Additionally, over the course of the first two weeks, we encountered a large number of job postings that required an applicant </w:t>
      </w:r>
      <w:r w:rsidR="00082242">
        <w:rPr>
          <w:rFonts w:ascii="Times New Roman" w:eastAsia="Times New Roman" w:hAnsi="Times New Roman" w:cs="Times New Roman"/>
          <w:lang w:val="en"/>
        </w:rPr>
        <w:lastRenderedPageBreak/>
        <w:t xml:space="preserve">address and/or a cover letter. We ultimately generated a bank of both addresses and cover letters to be randomly used when required by the posting. The creation of both addresses and cover letters is discussed further in Appendix B. Note that these features were </w:t>
      </w:r>
      <w:r w:rsidR="00082242">
        <w:rPr>
          <w:rFonts w:ascii="Times New Roman" w:eastAsia="Times New Roman" w:hAnsi="Times New Roman" w:cs="Times New Roman"/>
          <w:i/>
          <w:iCs/>
          <w:lang w:val="en"/>
        </w:rPr>
        <w:t>only</w:t>
      </w:r>
      <w:r w:rsidR="00082242">
        <w:rPr>
          <w:rFonts w:ascii="Times New Roman" w:eastAsia="Times New Roman" w:hAnsi="Times New Roman" w:cs="Times New Roman"/>
          <w:lang w:val="en"/>
        </w:rPr>
        <w:t xml:space="preserve"> included in the application when explicitly required by the job posting.</w:t>
      </w:r>
    </w:p>
    <w:p w14:paraId="139608B9" w14:textId="55C2204D" w:rsidR="00BB75C3" w:rsidRPr="009019CD" w:rsidRDefault="00BB75C3" w:rsidP="00BB75C3">
      <w:pPr>
        <w:spacing w:afterLines="100" w:after="240" w:line="360" w:lineRule="auto"/>
        <w:ind w:firstLine="720"/>
        <w:jc w:val="both"/>
        <w:rPr>
          <w:rFonts w:ascii="Times New Roman" w:eastAsia="Times New Roman" w:hAnsi="Times New Roman" w:cs="Times New Roman"/>
          <w:b/>
          <w:bCs/>
          <w:i/>
          <w:iCs/>
          <w:lang w:val="en"/>
        </w:rPr>
      </w:pPr>
      <w:r w:rsidRPr="00D31D78">
        <w:rPr>
          <w:rFonts w:ascii="Times New Roman" w:eastAsia="Times New Roman" w:hAnsi="Times New Roman" w:cs="Times New Roman"/>
          <w:lang w:val="en"/>
        </w:rPr>
        <w:t xml:space="preserve">Applications </w:t>
      </w:r>
      <w:r>
        <w:rPr>
          <w:rFonts w:ascii="Times New Roman" w:eastAsia="Times New Roman" w:hAnsi="Times New Roman" w:cs="Times New Roman"/>
          <w:lang w:val="en"/>
        </w:rPr>
        <w:t>were</w:t>
      </w:r>
      <w:r w:rsidRPr="00D31D78">
        <w:rPr>
          <w:rFonts w:ascii="Times New Roman" w:eastAsia="Times New Roman" w:hAnsi="Times New Roman" w:cs="Times New Roman"/>
          <w:lang w:val="en"/>
        </w:rPr>
        <w:t xml:space="preserve"> sent to two types of jobs: those that require at m</w:t>
      </w:r>
      <w:r>
        <w:rPr>
          <w:rFonts w:ascii="Times New Roman" w:eastAsia="Times New Roman" w:hAnsi="Times New Roman" w:cs="Times New Roman"/>
          <w:lang w:val="en"/>
        </w:rPr>
        <w:t>ost</w:t>
      </w:r>
      <w:r w:rsidRPr="00D31D78">
        <w:rPr>
          <w:rFonts w:ascii="Times New Roman" w:eastAsia="Times New Roman" w:hAnsi="Times New Roman" w:cs="Times New Roman"/>
          <w:lang w:val="en"/>
        </w:rPr>
        <w:t xml:space="preserve"> an </w:t>
      </w:r>
      <w:r>
        <w:rPr>
          <w:rFonts w:ascii="Times New Roman" w:eastAsia="Times New Roman" w:hAnsi="Times New Roman" w:cs="Times New Roman"/>
          <w:lang w:val="en"/>
        </w:rPr>
        <w:t>associate degree (i.e., did not require a bachelor’s degree)</w:t>
      </w:r>
      <w:r w:rsidRPr="00D31D78">
        <w:rPr>
          <w:rFonts w:ascii="Times New Roman" w:eastAsia="Times New Roman" w:hAnsi="Times New Roman" w:cs="Times New Roman"/>
          <w:lang w:val="en"/>
        </w:rPr>
        <w:t xml:space="preserve">, and those that require a </w:t>
      </w:r>
      <w:r>
        <w:rPr>
          <w:rFonts w:ascii="Times New Roman" w:eastAsia="Times New Roman" w:hAnsi="Times New Roman" w:cs="Times New Roman"/>
          <w:lang w:val="en"/>
        </w:rPr>
        <w:t>bachelor’s degree</w:t>
      </w:r>
      <w:r w:rsidRPr="00D31D78">
        <w:rPr>
          <w:rFonts w:ascii="Times New Roman" w:eastAsia="Times New Roman" w:hAnsi="Times New Roman" w:cs="Times New Roman"/>
          <w:lang w:val="en"/>
        </w:rPr>
        <w:t xml:space="preserve">. When applying to jobs that </w:t>
      </w:r>
      <w:r>
        <w:rPr>
          <w:rFonts w:ascii="Times New Roman" w:eastAsia="Times New Roman" w:hAnsi="Times New Roman" w:cs="Times New Roman"/>
          <w:lang w:val="en"/>
        </w:rPr>
        <w:t>did not require a bachelor’s degree</w:t>
      </w:r>
      <w:r w:rsidRPr="00D31D78">
        <w:rPr>
          <w:rFonts w:ascii="Times New Roman" w:eastAsia="Times New Roman" w:hAnsi="Times New Roman" w:cs="Times New Roman"/>
          <w:lang w:val="en"/>
        </w:rPr>
        <w:t xml:space="preserve">, </w:t>
      </w:r>
      <w:r>
        <w:rPr>
          <w:rFonts w:ascii="Times New Roman" w:eastAsia="Times New Roman" w:hAnsi="Times New Roman" w:cs="Times New Roman"/>
          <w:lang w:val="en"/>
        </w:rPr>
        <w:t>RAs</w:t>
      </w:r>
      <w:r w:rsidRPr="00D31D78">
        <w:rPr>
          <w:rFonts w:ascii="Times New Roman" w:eastAsia="Times New Roman" w:hAnsi="Times New Roman" w:cs="Times New Roman"/>
          <w:lang w:val="en"/>
        </w:rPr>
        <w:t xml:space="preserve"> </w:t>
      </w:r>
      <w:r>
        <w:rPr>
          <w:rFonts w:ascii="Times New Roman" w:eastAsia="Times New Roman" w:hAnsi="Times New Roman" w:cs="Times New Roman"/>
          <w:lang w:val="en"/>
        </w:rPr>
        <w:t>submitted</w:t>
      </w:r>
      <w:r w:rsidRPr="00D31D78">
        <w:rPr>
          <w:rFonts w:ascii="Times New Roman" w:eastAsia="Times New Roman" w:hAnsi="Times New Roman" w:cs="Times New Roman"/>
          <w:lang w:val="en"/>
        </w:rPr>
        <w:t xml:space="preserve"> three resumes that var</w:t>
      </w:r>
      <w:r>
        <w:rPr>
          <w:rFonts w:ascii="Times New Roman" w:eastAsia="Times New Roman" w:hAnsi="Times New Roman" w:cs="Times New Roman"/>
          <w:lang w:val="en"/>
        </w:rPr>
        <w:t>ied</w:t>
      </w:r>
      <w:r w:rsidRPr="00D31D78">
        <w:rPr>
          <w:rFonts w:ascii="Times New Roman" w:eastAsia="Times New Roman" w:hAnsi="Times New Roman" w:cs="Times New Roman"/>
          <w:lang w:val="en"/>
        </w:rPr>
        <w:t xml:space="preserve"> by degree type: an associate</w:t>
      </w:r>
      <w:r w:rsidR="00764111">
        <w:rPr>
          <w:rFonts w:ascii="Times New Roman" w:eastAsia="Times New Roman" w:hAnsi="Times New Roman" w:cs="Times New Roman"/>
          <w:lang w:val="en"/>
        </w:rPr>
        <w:t xml:space="preserve"> </w:t>
      </w:r>
      <w:r w:rsidRPr="00D31D78">
        <w:rPr>
          <w:rFonts w:ascii="Times New Roman" w:eastAsia="Times New Roman" w:hAnsi="Times New Roman" w:cs="Times New Roman"/>
          <w:lang w:val="en"/>
        </w:rPr>
        <w:t xml:space="preserve">degree, a CCB, and a </w:t>
      </w:r>
      <w:r>
        <w:rPr>
          <w:rFonts w:ascii="Times New Roman" w:eastAsia="Times New Roman" w:hAnsi="Times New Roman" w:cs="Times New Roman"/>
          <w:lang w:val="en"/>
        </w:rPr>
        <w:t>BA</w:t>
      </w:r>
      <w:r w:rsidRPr="00D31D78">
        <w:rPr>
          <w:rFonts w:ascii="Times New Roman" w:eastAsia="Times New Roman" w:hAnsi="Times New Roman" w:cs="Times New Roman"/>
          <w:lang w:val="en"/>
        </w:rPr>
        <w:t xml:space="preserve"> from a nearby open-access public four-year institution. When applying to jobs that require</w:t>
      </w:r>
      <w:r>
        <w:rPr>
          <w:rFonts w:ascii="Times New Roman" w:eastAsia="Times New Roman" w:hAnsi="Times New Roman" w:cs="Times New Roman"/>
          <w:lang w:val="en"/>
        </w:rPr>
        <w:t>d</w:t>
      </w:r>
      <w:r w:rsidRPr="00D31D78">
        <w:rPr>
          <w:rFonts w:ascii="Times New Roman" w:eastAsia="Times New Roman" w:hAnsi="Times New Roman" w:cs="Times New Roman"/>
          <w:lang w:val="en"/>
        </w:rPr>
        <w:t xml:space="preserve"> a </w:t>
      </w:r>
      <w:r>
        <w:rPr>
          <w:rFonts w:ascii="Times New Roman" w:eastAsia="Times New Roman" w:hAnsi="Times New Roman" w:cs="Times New Roman"/>
          <w:lang w:val="en"/>
        </w:rPr>
        <w:t>bachelor’s</w:t>
      </w:r>
      <w:r w:rsidRPr="00D31D78">
        <w:rPr>
          <w:rFonts w:ascii="Times New Roman" w:eastAsia="Times New Roman" w:hAnsi="Times New Roman" w:cs="Times New Roman"/>
          <w:lang w:val="en"/>
        </w:rPr>
        <w:t xml:space="preserve">, we </w:t>
      </w:r>
      <w:r>
        <w:rPr>
          <w:rFonts w:ascii="Times New Roman" w:eastAsia="Times New Roman" w:hAnsi="Times New Roman" w:cs="Times New Roman"/>
          <w:lang w:val="en"/>
        </w:rPr>
        <w:t xml:space="preserve">submitted only </w:t>
      </w:r>
      <w:r w:rsidRPr="00D31D78">
        <w:rPr>
          <w:rFonts w:ascii="Times New Roman" w:eastAsia="Times New Roman" w:hAnsi="Times New Roman" w:cs="Times New Roman"/>
          <w:lang w:val="en"/>
        </w:rPr>
        <w:t>two resumes: a CCB, and BA from an open-access four-year</w:t>
      </w:r>
      <w:r>
        <w:rPr>
          <w:rFonts w:ascii="Times New Roman" w:eastAsia="Times New Roman" w:hAnsi="Times New Roman" w:cs="Times New Roman"/>
          <w:lang w:val="en"/>
        </w:rPr>
        <w:t xml:space="preserve"> (see Table 1)</w:t>
      </w:r>
      <w:r w:rsidRPr="00D31D78">
        <w:rPr>
          <w:rFonts w:ascii="Times New Roman" w:eastAsia="Times New Roman" w:hAnsi="Times New Roman" w:cs="Times New Roman"/>
          <w:lang w:val="en"/>
        </w:rPr>
        <w:t>.</w:t>
      </w:r>
      <w:r>
        <w:rPr>
          <w:rFonts w:ascii="Times New Roman" w:eastAsia="Times New Roman" w:hAnsi="Times New Roman" w:cs="Times New Roman"/>
          <w:lang w:val="en"/>
        </w:rPr>
        <w:t xml:space="preserve"> In this pilot study, the vast majority of job postings to which we successfully applied did not require a bachelor’s degree.</w:t>
      </w:r>
      <w:r>
        <w:rPr>
          <w:rStyle w:val="FootnoteReference"/>
          <w:rFonts w:ascii="Times New Roman" w:eastAsia="Times New Roman" w:hAnsi="Times New Roman" w:cs="Times New Roman"/>
          <w:lang w:val="en"/>
        </w:rPr>
        <w:footnoteReference w:id="10"/>
      </w:r>
      <w:r>
        <w:rPr>
          <w:rFonts w:ascii="Times New Roman" w:eastAsia="Times New Roman" w:hAnsi="Times New Roman" w:cs="Times New Roman"/>
          <w:lang w:val="en"/>
        </w:rPr>
        <w:t xml:space="preserve"> This was largely we were not able to apply to public school positions, which typically required bachelor’s, due to the requirement of a social security number on the application. </w:t>
      </w:r>
    </w:p>
    <w:p w14:paraId="5743867B" w14:textId="1DD2F169" w:rsidR="00D35DC4" w:rsidRPr="00082242" w:rsidRDefault="00082242" w:rsidP="00E635ED">
      <w:pPr>
        <w:spacing w:afterLines="100" w:after="240" w:line="36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RAs were assigned a group of postings each week with associated, randomized resumes to submit. Resumes were generated using our randomizer script. A specific set of resumes was generated for each recorded job posting. This set of resumes included 2-3 resumes (based on the educational requirement listed on the posting) of the </w:t>
      </w:r>
      <w:r>
        <w:rPr>
          <w:rFonts w:ascii="Times New Roman" w:eastAsia="Times New Roman" w:hAnsi="Times New Roman" w:cs="Times New Roman"/>
          <w:i/>
          <w:iCs/>
          <w:color w:val="000000" w:themeColor="text1"/>
        </w:rPr>
        <w:t>same</w:t>
      </w:r>
      <w:r>
        <w:rPr>
          <w:rFonts w:ascii="Times New Roman" w:eastAsia="Times New Roman" w:hAnsi="Times New Roman" w:cs="Times New Roman"/>
          <w:color w:val="000000" w:themeColor="text1"/>
        </w:rPr>
        <w:t xml:space="preserve"> race/ethnicity.</w:t>
      </w:r>
      <w:r w:rsidR="00223B38">
        <w:rPr>
          <w:rStyle w:val="FootnoteReference"/>
          <w:rFonts w:ascii="Times New Roman" w:eastAsia="Times New Roman" w:hAnsi="Times New Roman" w:cs="Times New Roman"/>
          <w:color w:val="000000" w:themeColor="text1"/>
        </w:rPr>
        <w:footnoteReference w:id="11"/>
      </w:r>
      <w:r w:rsidR="00223B38">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The randomizer script ensured no profile overlap within </w:t>
      </w:r>
      <w:r w:rsidR="00223B38">
        <w:rPr>
          <w:rFonts w:ascii="Times New Roman" w:eastAsia="Times New Roman" w:hAnsi="Times New Roman" w:cs="Times New Roman"/>
          <w:color w:val="000000" w:themeColor="text1"/>
        </w:rPr>
        <w:t xml:space="preserve">employers </w:t>
      </w:r>
      <w:r>
        <w:rPr>
          <w:rFonts w:ascii="Times New Roman" w:eastAsia="Times New Roman" w:hAnsi="Times New Roman" w:cs="Times New Roman"/>
          <w:color w:val="000000" w:themeColor="text1"/>
        </w:rPr>
        <w:t>week-to-week</w:t>
      </w:r>
      <w:r w:rsidR="00223B38">
        <w:rPr>
          <w:rFonts w:ascii="Times New Roman" w:eastAsia="Times New Roman" w:hAnsi="Times New Roman" w:cs="Times New Roman"/>
          <w:color w:val="000000" w:themeColor="text1"/>
        </w:rPr>
        <w:t>. RAs were instructed to send all resumes to a single employer within one 5-hour window, but to leave at least 30 minutes between resume submissions to the same employer in order to minimize detection. We collect data on submitting RA</w:t>
      </w:r>
      <w:r w:rsidR="00745BC7">
        <w:rPr>
          <w:rFonts w:ascii="Times New Roman" w:eastAsia="Times New Roman" w:hAnsi="Times New Roman" w:cs="Times New Roman"/>
          <w:color w:val="000000" w:themeColor="text1"/>
        </w:rPr>
        <w:t xml:space="preserve"> identity</w:t>
      </w:r>
      <w:r w:rsidR="00223B38">
        <w:rPr>
          <w:rFonts w:ascii="Times New Roman" w:eastAsia="Times New Roman" w:hAnsi="Times New Roman" w:cs="Times New Roman"/>
          <w:color w:val="000000" w:themeColor="text1"/>
        </w:rPr>
        <w:t xml:space="preserve"> in order to test and control for any inadvertent submission strategy effects</w:t>
      </w:r>
      <w:r w:rsidR="00BB75C3">
        <w:rPr>
          <w:rFonts w:ascii="Times New Roman" w:eastAsia="Times New Roman" w:hAnsi="Times New Roman" w:cs="Times New Roman"/>
          <w:color w:val="000000" w:themeColor="text1"/>
        </w:rPr>
        <w:t xml:space="preserve">, but inclusion of submitting RA fixed effects does not impact results. </w:t>
      </w:r>
      <w:r w:rsidR="00745BC7">
        <w:rPr>
          <w:rFonts w:ascii="Times New Roman" w:eastAsia="Times New Roman" w:hAnsi="Times New Roman" w:cs="Times New Roman"/>
          <w:color w:val="000000" w:themeColor="text1"/>
        </w:rPr>
        <w:t xml:space="preserve">Importantly, </w:t>
      </w:r>
      <w:r w:rsidR="00BB75C3">
        <w:rPr>
          <w:rFonts w:ascii="Times New Roman" w:eastAsia="Times New Roman" w:hAnsi="Times New Roman" w:cs="Times New Roman"/>
          <w:color w:val="000000" w:themeColor="text1"/>
        </w:rPr>
        <w:t xml:space="preserve">even if RAs were submitting slightly differently, </w:t>
      </w:r>
      <w:r w:rsidR="00745BC7">
        <w:rPr>
          <w:rFonts w:ascii="Times New Roman" w:eastAsia="Times New Roman" w:hAnsi="Times New Roman" w:cs="Times New Roman"/>
          <w:color w:val="000000" w:themeColor="text1"/>
        </w:rPr>
        <w:t xml:space="preserve">one RA submitted all resumes to a single job posting, so that any </w:t>
      </w:r>
      <w:r w:rsidR="00EB71B3">
        <w:rPr>
          <w:rFonts w:ascii="Times New Roman" w:eastAsia="Times New Roman" w:hAnsi="Times New Roman" w:cs="Times New Roman"/>
          <w:color w:val="000000" w:themeColor="text1"/>
        </w:rPr>
        <w:t xml:space="preserve">cross-RA </w:t>
      </w:r>
      <w:r w:rsidR="00745BC7">
        <w:rPr>
          <w:rFonts w:ascii="Times New Roman" w:eastAsia="Times New Roman" w:hAnsi="Times New Roman" w:cs="Times New Roman"/>
          <w:color w:val="000000" w:themeColor="text1"/>
        </w:rPr>
        <w:t>differences in submission</w:t>
      </w:r>
      <w:r w:rsidR="00444775">
        <w:rPr>
          <w:rFonts w:ascii="Times New Roman" w:eastAsia="Times New Roman" w:hAnsi="Times New Roman" w:cs="Times New Roman"/>
          <w:color w:val="000000" w:themeColor="text1"/>
        </w:rPr>
        <w:t>s</w:t>
      </w:r>
      <w:r w:rsidR="00745BC7">
        <w:rPr>
          <w:rFonts w:ascii="Times New Roman" w:eastAsia="Times New Roman" w:hAnsi="Times New Roman" w:cs="Times New Roman"/>
          <w:color w:val="000000" w:themeColor="text1"/>
        </w:rPr>
        <w:t xml:space="preserve"> would not undermine the randomization.</w:t>
      </w:r>
    </w:p>
    <w:p w14:paraId="61C8E1A5" w14:textId="77777777" w:rsidR="00CF3088" w:rsidRDefault="00CF3088" w:rsidP="00E70D3A">
      <w:pPr>
        <w:pStyle w:val="NormalWeb"/>
        <w:spacing w:line="360" w:lineRule="auto"/>
        <w:jc w:val="both"/>
        <w:rPr>
          <w:b/>
          <w:bCs/>
          <w:i/>
          <w:iCs/>
          <w:color w:val="000000" w:themeColor="text1"/>
          <w:u w:val="single"/>
        </w:rPr>
      </w:pPr>
    </w:p>
    <w:p w14:paraId="1EE99BD9" w14:textId="19620E3C" w:rsidR="00EA1E50" w:rsidRDefault="00E70D3A" w:rsidP="00E70D3A">
      <w:pPr>
        <w:pStyle w:val="NormalWeb"/>
        <w:spacing w:line="360" w:lineRule="auto"/>
        <w:jc w:val="both"/>
        <w:rPr>
          <w:b/>
          <w:bCs/>
          <w:i/>
          <w:iCs/>
          <w:color w:val="000000" w:themeColor="text1"/>
        </w:rPr>
      </w:pPr>
      <w:r>
        <w:rPr>
          <w:b/>
          <w:bCs/>
          <w:i/>
          <w:iCs/>
          <w:color w:val="000000" w:themeColor="text1"/>
          <w:u w:val="single"/>
        </w:rPr>
        <w:lastRenderedPageBreak/>
        <w:t>Employer Survey</w:t>
      </w:r>
      <w:r w:rsidRPr="007207FF">
        <w:rPr>
          <w:b/>
          <w:bCs/>
          <w:i/>
          <w:iCs/>
          <w:color w:val="000000" w:themeColor="text1"/>
        </w:rPr>
        <w:t xml:space="preserve"> </w:t>
      </w:r>
    </w:p>
    <w:p w14:paraId="4E7A8C34" w14:textId="0050DC6F" w:rsidR="00E70D3A" w:rsidRDefault="00BB75C3" w:rsidP="00E635ED">
      <w:pPr>
        <w:pStyle w:val="NormalWeb"/>
        <w:spacing w:line="360" w:lineRule="auto"/>
        <w:ind w:firstLine="720"/>
        <w:jc w:val="both"/>
      </w:pPr>
      <w:r>
        <w:t xml:space="preserve">After the conclusion of the audit study, we </w:t>
      </w:r>
      <w:r w:rsidR="00E70D3A">
        <w:t>field</w:t>
      </w:r>
      <w:r>
        <w:t>ed</w:t>
      </w:r>
      <w:r w:rsidR="00E70D3A">
        <w:t xml:space="preserve"> an original survey of employers and hiring managers to better understand how they perceive and evaluate different postsecondary credentials, including CCBs. This survey </w:t>
      </w:r>
      <w:r>
        <w:t>was</w:t>
      </w:r>
      <w:r w:rsidR="00E70D3A">
        <w:t xml:space="preserve"> sent to </w:t>
      </w:r>
      <w:r>
        <w:t xml:space="preserve">email addresses that we collected from callbacks and job postings, such that it was received </w:t>
      </w:r>
      <w:r w:rsidR="00E70D3A">
        <w:t xml:space="preserve">the same individuals that likely encountered our resumes in the field (but they </w:t>
      </w:r>
      <w:r>
        <w:t>were not</w:t>
      </w:r>
      <w:r w:rsidR="00E70D3A">
        <w:t xml:space="preserve"> informed of the deception). </w:t>
      </w:r>
      <w:r>
        <w:t>Emails were sent r</w:t>
      </w:r>
      <w:r w:rsidR="00E70D3A">
        <w:t xml:space="preserve">oughly </w:t>
      </w:r>
      <w:r>
        <w:t>three</w:t>
      </w:r>
      <w:r w:rsidR="00E70D3A">
        <w:t xml:space="preserve"> month</w:t>
      </w:r>
      <w:r>
        <w:t>s</w:t>
      </w:r>
      <w:r w:rsidR="00E70D3A">
        <w:t xml:space="preserve"> after conclusion of </w:t>
      </w:r>
      <w:r>
        <w:t xml:space="preserve">resume </w:t>
      </w:r>
      <w:r w:rsidR="00E70D3A">
        <w:t>submission</w:t>
      </w:r>
      <w:r>
        <w:t>s</w:t>
      </w:r>
      <w:r w:rsidR="00E70D3A">
        <w:t xml:space="preserve">, informing </w:t>
      </w:r>
      <w:r w:rsidR="00CF3088">
        <w:t>recipients</w:t>
      </w:r>
      <w:r w:rsidR="00E70D3A">
        <w:t xml:space="preserve"> that we are a group of researchers conducting a study about hiring practices and education and asking them to complete a 10-minute survey in exchange for $25 in compensation.</w:t>
      </w:r>
    </w:p>
    <w:p w14:paraId="4E618A3F" w14:textId="6F552BB7" w:rsidR="00E70D3A" w:rsidRDefault="00E70D3A" w:rsidP="00E635ED">
      <w:pPr>
        <w:pStyle w:val="NormalWeb"/>
        <w:spacing w:line="360" w:lineRule="auto"/>
        <w:ind w:firstLine="720"/>
        <w:jc w:val="both"/>
      </w:pPr>
      <w:r>
        <w:t xml:space="preserve">The survey collects detailed information about respondents’ educational backgrounds, professional roles, and responsibilities in the hiring process (e.g., resume review, interviewing, salary setting). </w:t>
      </w:r>
      <w:r w:rsidR="00BB75C3">
        <w:t>We</w:t>
      </w:r>
      <w:r>
        <w:t xml:space="preserve"> also ask if the employer uses AI tools in the resume screening process. It then elicits employer evaluations of key resume characteristics such as degree type, institution attended, and field of study. A central module presents a vignette in which respondents </w:t>
      </w:r>
      <w:r w:rsidR="00BB75C3">
        <w:t xml:space="preserve">choose who to hire and </w:t>
      </w:r>
      <w:r>
        <w:t>assign starting salaries to three hypothetical, equally qualified candidates who differ only by credential: an associate degree from a local community college, a bachelor’s degree from a community college, and a bachelor’s degree from a four-year university. The survey concludes with a series of questions assessing respondents’ awareness of community colleges offering bachelor’s degree.</w:t>
      </w:r>
    </w:p>
    <w:p w14:paraId="20ABB545" w14:textId="6DECACE2" w:rsidR="00082242" w:rsidRDefault="00BB75C3" w:rsidP="00E635ED">
      <w:pPr>
        <w:pStyle w:val="NormalWeb"/>
        <w:spacing w:line="360" w:lineRule="auto"/>
        <w:ind w:firstLine="720"/>
        <w:jc w:val="both"/>
      </w:pPr>
      <w:r>
        <w:t>The</w:t>
      </w:r>
      <w:r w:rsidR="00E70D3A">
        <w:t xml:space="preserve"> data collected from this survey</w:t>
      </w:r>
      <w:r w:rsidR="00E375B8">
        <w:t>, described in section VI,</w:t>
      </w:r>
      <w:r w:rsidR="00E70D3A">
        <w:t xml:space="preserve"> provide an important interpretive complement to the resume audit experiment. While the audit design captures employers’ </w:t>
      </w:r>
      <w:r w:rsidR="00E70D3A" w:rsidRPr="00052B1A">
        <w:rPr>
          <w:rStyle w:val="Emphasis"/>
          <w:rFonts w:eastAsiaTheme="majorEastAsia"/>
          <w:i w:val="0"/>
          <w:iCs w:val="0"/>
        </w:rPr>
        <w:t>revealed preference</w:t>
      </w:r>
      <w:r w:rsidR="00E70D3A" w:rsidRPr="00A05431">
        <w:rPr>
          <w:rStyle w:val="Emphasis"/>
          <w:rFonts w:eastAsiaTheme="majorEastAsia"/>
          <w:i w:val="0"/>
          <w:iCs w:val="0"/>
        </w:rPr>
        <w:t>s</w:t>
      </w:r>
      <w:r w:rsidR="00E70D3A">
        <w:t xml:space="preserve"> in actual hiring behavior, the survey reveals their </w:t>
      </w:r>
      <w:r w:rsidR="00E70D3A" w:rsidRPr="00052B1A">
        <w:rPr>
          <w:rStyle w:val="Emphasis"/>
          <w:rFonts w:eastAsiaTheme="majorEastAsia"/>
          <w:i w:val="0"/>
          <w:iCs w:val="0"/>
        </w:rPr>
        <w:t>stated preferences</w:t>
      </w:r>
      <w:r w:rsidR="00E70D3A">
        <w:t>, beliefs, and rationales. Together, the two data sources allow us to estimate not only the empirical labor market returns to CCB degrees, but also to illuminate the mechanisms underlying those outcomes</w:t>
      </w:r>
      <w:r w:rsidR="00E375B8">
        <w:t>.</w:t>
      </w:r>
    </w:p>
    <w:p w14:paraId="4640BBA3" w14:textId="77777777" w:rsidR="00CF3088" w:rsidRDefault="00CF3088" w:rsidP="00E635ED">
      <w:pPr>
        <w:pStyle w:val="NormalWeb"/>
        <w:spacing w:line="360" w:lineRule="auto"/>
        <w:ind w:firstLine="720"/>
        <w:jc w:val="both"/>
      </w:pPr>
    </w:p>
    <w:p w14:paraId="75A7040B" w14:textId="77777777" w:rsidR="00CF3088" w:rsidRPr="00E70D3A" w:rsidRDefault="00CF3088" w:rsidP="00E635ED">
      <w:pPr>
        <w:pStyle w:val="NormalWeb"/>
        <w:spacing w:line="360" w:lineRule="auto"/>
        <w:ind w:firstLine="720"/>
        <w:jc w:val="both"/>
      </w:pPr>
    </w:p>
    <w:p w14:paraId="332F1DF8" w14:textId="1A58DA73" w:rsidR="006823F6" w:rsidRDefault="006823F6" w:rsidP="006823F6">
      <w:pPr>
        <w:pStyle w:val="ListParagraph"/>
        <w:numPr>
          <w:ilvl w:val="0"/>
          <w:numId w:val="1"/>
        </w:numPr>
        <w:spacing w:afterLines="100" w:after="240" w:line="360" w:lineRule="auto"/>
        <w:ind w:left="720"/>
        <w:jc w:val="both"/>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lastRenderedPageBreak/>
        <w:t>Empirical Approach</w:t>
      </w:r>
    </w:p>
    <w:p w14:paraId="326A4316" w14:textId="62EA6335" w:rsidR="00ED6BE2" w:rsidRDefault="00FA6B52" w:rsidP="00E635ED">
      <w:pPr>
        <w:spacing w:afterLines="100" w:after="240" w:line="360" w:lineRule="auto"/>
        <w:ind w:firstLine="720"/>
        <w:jc w:val="both"/>
        <w:rPr>
          <w:rFonts w:ascii="Times New Roman" w:eastAsia="Times New Roman" w:hAnsi="Times New Roman" w:cs="Times New Roman"/>
          <w:lang w:val="en"/>
        </w:rPr>
      </w:pPr>
      <w:r w:rsidRPr="00D31D78">
        <w:rPr>
          <w:rFonts w:ascii="Times New Roman" w:eastAsia="Times New Roman" w:hAnsi="Times New Roman" w:cs="Times New Roman"/>
          <w:lang w:val="en"/>
        </w:rPr>
        <w:t>The outcome variable of interest for this study is “callback</w:t>
      </w:r>
      <w:r w:rsidR="00102E35">
        <w:rPr>
          <w:rFonts w:ascii="Times New Roman" w:eastAsia="Times New Roman" w:hAnsi="Times New Roman" w:cs="Times New Roman"/>
          <w:lang w:val="en"/>
        </w:rPr>
        <w:t>”</w:t>
      </w:r>
      <w:r w:rsidRPr="00D31D78">
        <w:rPr>
          <w:rFonts w:ascii="Times New Roman" w:eastAsia="Times New Roman" w:hAnsi="Times New Roman" w:cs="Times New Roman"/>
          <w:lang w:val="en"/>
        </w:rPr>
        <w:t xml:space="preserve"> rates</w:t>
      </w:r>
      <w:r w:rsidR="00102E35">
        <w:rPr>
          <w:rFonts w:ascii="Times New Roman" w:eastAsia="Times New Roman" w:hAnsi="Times New Roman" w:cs="Times New Roman"/>
          <w:lang w:val="en"/>
        </w:rPr>
        <w:t xml:space="preserve"> </w:t>
      </w:r>
      <w:r w:rsidRPr="00D31D78">
        <w:rPr>
          <w:rFonts w:ascii="Times New Roman" w:eastAsia="Times New Roman" w:hAnsi="Times New Roman" w:cs="Times New Roman"/>
          <w:lang w:val="en"/>
        </w:rPr>
        <w:t>from employers.</w:t>
      </w:r>
      <w:r w:rsidRPr="00D31D78">
        <w:rPr>
          <w:rStyle w:val="FootnoteReference"/>
          <w:rFonts w:ascii="Times New Roman" w:eastAsia="Times New Roman" w:hAnsi="Times New Roman" w:cs="Times New Roman"/>
          <w:lang w:val="en"/>
        </w:rPr>
        <w:footnoteReference w:id="12"/>
      </w:r>
      <w:r w:rsidRPr="00D31D78">
        <w:rPr>
          <w:rFonts w:ascii="Times New Roman" w:eastAsia="Times New Roman" w:hAnsi="Times New Roman" w:cs="Times New Roman"/>
          <w:lang w:val="en"/>
        </w:rPr>
        <w:t xml:space="preserve"> </w:t>
      </w:r>
      <w:r w:rsidR="00ED6BE2">
        <w:rPr>
          <w:rFonts w:ascii="Times New Roman" w:eastAsia="Times New Roman" w:hAnsi="Times New Roman" w:cs="Times New Roman"/>
          <w:lang w:val="en"/>
        </w:rPr>
        <w:t>There are several types of callback feedback an employer could provide, so we separately record each instance of feedback from employers. For example, we construct two separate “callback” indicators: explicit interview request or a request for more information. Whereas an interview request explicitly indicates the employer is moving ahead with the hiring process, many employers followed up with a request for more information (</w:t>
      </w:r>
      <w:r w:rsidR="00656FA5">
        <w:rPr>
          <w:rFonts w:ascii="Times New Roman" w:eastAsia="Times New Roman" w:hAnsi="Times New Roman" w:cs="Times New Roman"/>
          <w:lang w:val="en"/>
        </w:rPr>
        <w:t>e.g.</w:t>
      </w:r>
      <w:r w:rsidR="00ED6BE2">
        <w:rPr>
          <w:rFonts w:ascii="Times New Roman" w:eastAsia="Times New Roman" w:hAnsi="Times New Roman" w:cs="Times New Roman"/>
          <w:lang w:val="en"/>
        </w:rPr>
        <w:t xml:space="preserve">, Would you be willing to commute </w:t>
      </w:r>
      <w:r w:rsidR="00ED6BE2">
        <w:rPr>
          <w:rFonts w:ascii="Times New Roman" w:eastAsia="Times New Roman" w:hAnsi="Times New Roman" w:cs="Times New Roman"/>
          <w:i/>
          <w:iCs/>
          <w:lang w:val="en"/>
        </w:rPr>
        <w:t>x</w:t>
      </w:r>
      <w:r w:rsidR="00ED6BE2">
        <w:rPr>
          <w:rFonts w:ascii="Times New Roman" w:eastAsia="Times New Roman" w:hAnsi="Times New Roman" w:cs="Times New Roman"/>
          <w:lang w:val="en"/>
        </w:rPr>
        <w:t xml:space="preserve"> minutes? Do you have any experience running a classroom? </w:t>
      </w:r>
      <w:r w:rsidR="00CF3088">
        <w:rPr>
          <w:rFonts w:ascii="Times New Roman" w:eastAsia="Times New Roman" w:hAnsi="Times New Roman" w:cs="Times New Roman"/>
          <w:lang w:val="en"/>
        </w:rPr>
        <w:t>e</w:t>
      </w:r>
      <w:r w:rsidR="00ED6BE2">
        <w:rPr>
          <w:rFonts w:ascii="Times New Roman" w:eastAsia="Times New Roman" w:hAnsi="Times New Roman" w:cs="Times New Roman"/>
          <w:lang w:val="en"/>
        </w:rPr>
        <w:t xml:space="preserve">tc.). Here, to avoid wasting employer time, we simply record the response as a request for information (which we consider a positive signal, but not as positive as an explicit interview request) and inform the employer that the applicant has accepted another position. </w:t>
      </w:r>
    </w:p>
    <w:p w14:paraId="1CBCF371" w14:textId="4072168B" w:rsidR="00FA6B52" w:rsidRPr="00D31D78" w:rsidRDefault="00FA6B52" w:rsidP="00E635ED">
      <w:pPr>
        <w:spacing w:afterLines="100" w:after="240" w:line="360" w:lineRule="auto"/>
        <w:ind w:firstLine="720"/>
        <w:jc w:val="both"/>
        <w:rPr>
          <w:rFonts w:ascii="Times New Roman" w:eastAsia="Times New Roman" w:hAnsi="Times New Roman" w:cs="Times New Roman"/>
          <w:lang w:val="en"/>
        </w:rPr>
      </w:pPr>
      <w:r w:rsidRPr="00D31D78">
        <w:rPr>
          <w:rFonts w:ascii="Times New Roman" w:eastAsia="Times New Roman" w:hAnsi="Times New Roman" w:cs="Times New Roman"/>
          <w:lang w:val="en"/>
        </w:rPr>
        <w:t xml:space="preserve">We use </w:t>
      </w:r>
      <w:r w:rsidR="00ED6BE2">
        <w:rPr>
          <w:rFonts w:ascii="Times New Roman" w:eastAsia="Times New Roman" w:hAnsi="Times New Roman" w:cs="Times New Roman"/>
          <w:lang w:val="en"/>
        </w:rPr>
        <w:t xml:space="preserve">these </w:t>
      </w:r>
      <w:r w:rsidRPr="00D31D78">
        <w:rPr>
          <w:rFonts w:ascii="Times New Roman" w:eastAsia="Times New Roman" w:hAnsi="Times New Roman" w:cs="Times New Roman"/>
          <w:lang w:val="en"/>
        </w:rPr>
        <w:t xml:space="preserve">callbacks </w:t>
      </w:r>
      <w:r w:rsidR="00ED6BE2">
        <w:rPr>
          <w:rFonts w:ascii="Times New Roman" w:eastAsia="Times New Roman" w:hAnsi="Times New Roman" w:cs="Times New Roman"/>
          <w:lang w:val="en"/>
        </w:rPr>
        <w:t xml:space="preserve">(each indicator separately) </w:t>
      </w:r>
      <w:r w:rsidRPr="00D31D78">
        <w:rPr>
          <w:rFonts w:ascii="Times New Roman" w:eastAsia="Times New Roman" w:hAnsi="Times New Roman" w:cs="Times New Roman"/>
          <w:lang w:val="en"/>
        </w:rPr>
        <w:t xml:space="preserve">as a signal of perceived value of the post-secondary degree in the local labor market. Given the experimental nature of the study, the assessment of results </w:t>
      </w:r>
      <w:r w:rsidR="00ED6BE2">
        <w:rPr>
          <w:rFonts w:ascii="Times New Roman" w:eastAsia="Times New Roman" w:hAnsi="Times New Roman" w:cs="Times New Roman"/>
          <w:lang w:val="en"/>
        </w:rPr>
        <w:t>is</w:t>
      </w:r>
      <w:r w:rsidRPr="00D31D78">
        <w:rPr>
          <w:rFonts w:ascii="Times New Roman" w:eastAsia="Times New Roman" w:hAnsi="Times New Roman" w:cs="Times New Roman"/>
          <w:lang w:val="en"/>
        </w:rPr>
        <w:t xml:space="preserve"> largely straightforward: we compare callback rates across the different types of degrees to understand how CCBs are valued relative to associate degrees and traditional bachelor's degrees from open-access public 4-year institutions. Formally, the estimating equation take</w:t>
      </w:r>
      <w:r w:rsidR="00ED6BE2">
        <w:rPr>
          <w:rFonts w:ascii="Times New Roman" w:eastAsia="Times New Roman" w:hAnsi="Times New Roman" w:cs="Times New Roman"/>
          <w:lang w:val="en"/>
        </w:rPr>
        <w:t>s</w:t>
      </w:r>
      <w:r w:rsidRPr="00D31D78">
        <w:rPr>
          <w:rFonts w:ascii="Times New Roman" w:eastAsia="Times New Roman" w:hAnsi="Times New Roman" w:cs="Times New Roman"/>
          <w:lang w:val="en"/>
        </w:rPr>
        <w:t xml:space="preserve"> the following form:</w:t>
      </w:r>
    </w:p>
    <w:p w14:paraId="3A14164C" w14:textId="29C61D51" w:rsidR="00FA6B52" w:rsidRPr="00FA3402" w:rsidRDefault="00000000" w:rsidP="00E635ED">
      <w:pPr>
        <w:spacing w:afterLines="100" w:after="240" w:line="360" w:lineRule="auto"/>
        <w:jc w:val="center"/>
        <w:rPr>
          <w:rFonts w:ascii="Times New Roman" w:eastAsia="Times New Roman" w:hAnsi="Times New Roman" w:cs="Times New Roman"/>
          <w:lang w:val="en"/>
        </w:rPr>
      </w:pPr>
      <m:oMath>
        <m:sSub>
          <m:sSubPr>
            <m:ctrlPr>
              <w:ins w:id="0" w:author="Miller, Lois" w:date="2026-02-23T18:32:00Z" w16du:dateUtc="2026-02-23T23:32:00Z">
                <w:rPr>
                  <w:rFonts w:ascii="Cambria Math" w:eastAsia="Times New Roman" w:hAnsi="Cambria Math" w:cs="Times New Roman"/>
                  <w:lang w:val="en"/>
                </w:rPr>
              </w:ins>
            </m:ctrlPr>
          </m:sSubPr>
          <m:e>
            <m:r>
              <w:rPr>
                <w:rFonts w:ascii="Cambria Math" w:eastAsia="Times New Roman" w:hAnsi="Cambria Math" w:cs="Times New Roman"/>
                <w:lang w:val="en"/>
              </w:rPr>
              <m:t>Y</m:t>
            </m:r>
          </m:e>
          <m:sub>
            <m:r>
              <w:rPr>
                <w:rFonts w:ascii="Cambria Math" w:eastAsia="Times New Roman" w:hAnsi="Cambria Math" w:cs="Times New Roman"/>
                <w:lang w:val="en"/>
              </w:rPr>
              <m:t>v</m:t>
            </m:r>
          </m:sub>
        </m:sSub>
        <m:r>
          <w:rPr>
            <w:rFonts w:ascii="Cambria Math" w:eastAsia="Times New Roman" w:hAnsi="Cambria Math" w:cs="Times New Roman"/>
            <w:lang w:val="en"/>
          </w:rPr>
          <m:t>=α+β∙</m:t>
        </m:r>
        <m:sSup>
          <m:sSupPr>
            <m:ctrlPr>
              <w:ins w:id="1" w:author="Miller, Lois" w:date="2026-02-23T18:32:00Z" w16du:dateUtc="2026-02-23T23:32:00Z">
                <w:rPr>
                  <w:rFonts w:ascii="Cambria Math" w:eastAsia="Times New Roman" w:hAnsi="Cambria Math" w:cs="Times New Roman"/>
                  <w:i/>
                  <w:lang w:val="en"/>
                </w:rPr>
              </w:ins>
            </m:ctrlPr>
          </m:sSupPr>
          <m:e>
            <m:r>
              <w:rPr>
                <w:rFonts w:ascii="Cambria Math" w:eastAsia="Times New Roman" w:hAnsi="Cambria Math" w:cs="Times New Roman"/>
                <w:lang w:val="en"/>
              </w:rPr>
              <m:t>D</m:t>
            </m:r>
          </m:e>
          <m:sup>
            <m:r>
              <w:rPr>
                <w:rFonts w:ascii="Cambria Math" w:eastAsia="Times New Roman" w:hAnsi="Cambria Math" w:cs="Times New Roman"/>
                <w:lang w:val="en"/>
              </w:rPr>
              <m:t>'</m:t>
            </m:r>
          </m:sup>
        </m:sSup>
        <m:r>
          <w:rPr>
            <w:rFonts w:ascii="Cambria Math" w:eastAsia="Times New Roman" w:hAnsi="Cambria Math" w:cs="Times New Roman"/>
            <w:lang w:val="en"/>
          </w:rPr>
          <m:t>+γ∙</m:t>
        </m:r>
        <m:sSup>
          <m:sSupPr>
            <m:ctrlPr>
              <w:ins w:id="2" w:author="Miller, Lois" w:date="2026-02-23T18:32:00Z" w16du:dateUtc="2026-02-23T23:32:00Z">
                <w:rPr>
                  <w:rFonts w:ascii="Cambria Math" w:eastAsia="Times New Roman" w:hAnsi="Cambria Math" w:cs="Times New Roman"/>
                  <w:i/>
                  <w:lang w:val="en"/>
                </w:rPr>
              </w:ins>
            </m:ctrlPr>
          </m:sSupPr>
          <m:e>
            <m:r>
              <w:rPr>
                <w:rFonts w:ascii="Cambria Math" w:eastAsia="Times New Roman" w:hAnsi="Cambria Math" w:cs="Times New Roman"/>
                <w:lang w:val="en"/>
              </w:rPr>
              <m:t>X</m:t>
            </m:r>
          </m:e>
          <m:sup>
            <m:r>
              <w:rPr>
                <w:rFonts w:ascii="Cambria Math" w:eastAsia="Times New Roman" w:hAnsi="Cambria Math" w:cs="Times New Roman"/>
                <w:lang w:val="en"/>
              </w:rPr>
              <m:t>'</m:t>
            </m:r>
          </m:sup>
        </m:sSup>
        <m:r>
          <w:rPr>
            <w:rFonts w:ascii="Cambria Math" w:eastAsia="Times New Roman" w:hAnsi="Cambria Math" w:cs="Times New Roman"/>
            <w:lang w:val="en"/>
          </w:rPr>
          <m:t>+</m:t>
        </m:r>
        <m:sSub>
          <m:sSubPr>
            <m:ctrlPr>
              <w:ins w:id="3" w:author="Miller, Lois" w:date="2026-02-23T18:32:00Z" w16du:dateUtc="2026-02-23T23:32:00Z">
                <w:rPr>
                  <w:rFonts w:ascii="Cambria Math" w:eastAsia="Times New Roman" w:hAnsi="Cambria Math" w:cs="Times New Roman"/>
                  <w:lang w:val="en"/>
                </w:rPr>
              </w:ins>
            </m:ctrlPr>
          </m:sSubPr>
          <m:e>
            <m:r>
              <w:rPr>
                <w:rFonts w:ascii="Cambria Math" w:eastAsia="Times New Roman" w:hAnsi="Cambria Math" w:cs="Times New Roman"/>
                <w:lang w:val="en"/>
              </w:rPr>
              <m:t>ε</m:t>
            </m:r>
          </m:e>
          <m:sub>
            <m:r>
              <w:rPr>
                <w:rFonts w:ascii="Cambria Math" w:eastAsia="Times New Roman" w:hAnsi="Cambria Math" w:cs="Times New Roman"/>
                <w:lang w:val="en"/>
              </w:rPr>
              <m:t>v</m:t>
            </m:r>
          </m:sub>
        </m:sSub>
      </m:oMath>
      <w:r w:rsidR="00FA3402">
        <w:rPr>
          <w:rFonts w:ascii="Times New Roman" w:eastAsia="Times New Roman" w:hAnsi="Times New Roman" w:cs="Times New Roman"/>
          <w:lang w:val="en"/>
        </w:rPr>
        <w:tab/>
      </w:r>
    </w:p>
    <w:p w14:paraId="6539AE39" w14:textId="54ECDBF1" w:rsidR="00FA6B52" w:rsidRDefault="00FA6B52" w:rsidP="007207FF">
      <w:pPr>
        <w:spacing w:afterLines="100" w:after="240" w:line="360" w:lineRule="auto"/>
        <w:jc w:val="both"/>
        <w:rPr>
          <w:rFonts w:ascii="Times New Roman" w:eastAsia="Times New Roman" w:hAnsi="Times New Roman" w:cs="Times New Roman"/>
          <w:lang w:val="en"/>
        </w:rPr>
      </w:pPr>
      <w:r w:rsidRPr="00D31D78">
        <w:rPr>
          <w:rFonts w:ascii="Times New Roman" w:eastAsia="Times New Roman" w:hAnsi="Times New Roman" w:cs="Times New Roman"/>
          <w:lang w:val="en"/>
        </w:rPr>
        <w:t xml:space="preserve">where </w:t>
      </w:r>
      <m:oMath>
        <m:sSub>
          <m:sSubPr>
            <m:ctrlPr>
              <w:ins w:id="4" w:author="Miller, Lois" w:date="2026-02-23T18:32:00Z" w16du:dateUtc="2026-02-23T23:32:00Z">
                <w:rPr>
                  <w:rFonts w:ascii="Cambria Math" w:eastAsia="Times New Roman" w:hAnsi="Cambria Math" w:cs="Times New Roman"/>
                  <w:lang w:val="en"/>
                </w:rPr>
              </w:ins>
            </m:ctrlPr>
          </m:sSubPr>
          <m:e>
            <m:r>
              <w:rPr>
                <w:rFonts w:ascii="Cambria Math" w:eastAsia="Times New Roman" w:hAnsi="Cambria Math" w:cs="Times New Roman"/>
                <w:lang w:val="en"/>
              </w:rPr>
              <m:t>Y</m:t>
            </m:r>
          </m:e>
          <m:sub>
            <m:r>
              <w:rPr>
                <w:rFonts w:ascii="Cambria Math" w:eastAsia="Times New Roman" w:hAnsi="Cambria Math" w:cs="Times New Roman"/>
                <w:lang w:val="en"/>
              </w:rPr>
              <m:t>v</m:t>
            </m:r>
          </m:sub>
        </m:sSub>
      </m:oMath>
      <w:r w:rsidRPr="00D31D78">
        <w:rPr>
          <w:rFonts w:ascii="Times New Roman" w:eastAsia="Times New Roman" w:hAnsi="Times New Roman" w:cs="Times New Roman"/>
          <w:lang w:val="en"/>
        </w:rPr>
        <w:t xml:space="preserve"> is the outcome variable: an indicator for personalized callback or email communication from the potential employer. </w:t>
      </w:r>
      <m:oMath>
        <m:r>
          <w:rPr>
            <w:rFonts w:ascii="Cambria Math" w:eastAsia="Times New Roman" w:hAnsi="Cambria Math" w:cs="Times New Roman"/>
            <w:lang w:val="en"/>
          </w:rPr>
          <m:t>D'</m:t>
        </m:r>
      </m:oMath>
      <w:r w:rsidRPr="00D31D78">
        <w:rPr>
          <w:rFonts w:ascii="Times New Roman" w:eastAsia="Times New Roman" w:hAnsi="Times New Roman" w:cs="Times New Roman"/>
          <w:lang w:val="en"/>
        </w:rPr>
        <w:t xml:space="preserve"> represents the appropriate set of indicator variables for the various degree types included in the resumes sent to a specific job vacancy. See </w:t>
      </w:r>
      <w:r w:rsidRPr="00D31D78">
        <w:rPr>
          <w:rFonts w:ascii="Times New Roman" w:eastAsia="Times New Roman" w:hAnsi="Times New Roman" w:cs="Times New Roman"/>
          <w:b/>
          <w:bCs/>
          <w:i/>
          <w:iCs/>
          <w:lang w:val="en"/>
        </w:rPr>
        <w:t>Table 1</w:t>
      </w:r>
      <w:r w:rsidRPr="00D31D78">
        <w:rPr>
          <w:rFonts w:ascii="Times New Roman" w:eastAsia="Times New Roman" w:hAnsi="Times New Roman" w:cs="Times New Roman"/>
          <w:lang w:val="en"/>
        </w:rPr>
        <w:t xml:space="preserve"> for a breakdown of each of the degree types for various job types.</w:t>
      </w:r>
      <w:r w:rsidR="001667C7">
        <w:rPr>
          <w:rFonts w:ascii="Times New Roman" w:eastAsia="Times New Roman" w:hAnsi="Times New Roman" w:cs="Times New Roman"/>
          <w:lang w:val="en"/>
        </w:rPr>
        <w:t xml:space="preserve"> In our baseline results, we do not include covariates, but results are not sensitive to the inclusion of a vector of covariates </w:t>
      </w:r>
      <m:oMath>
        <m:r>
          <w:rPr>
            <w:rFonts w:ascii="Cambria Math" w:eastAsia="Times New Roman" w:hAnsi="Cambria Math" w:cs="Times New Roman"/>
            <w:lang w:val="en"/>
          </w:rPr>
          <m:t>X'</m:t>
        </m:r>
      </m:oMath>
      <w:r w:rsidRPr="00D31D78">
        <w:rPr>
          <w:rFonts w:ascii="Times New Roman" w:eastAsia="Times New Roman" w:hAnsi="Times New Roman" w:cs="Times New Roman"/>
          <w:lang w:val="en"/>
        </w:rPr>
        <w:t xml:space="preserve"> </w:t>
      </w:r>
      <w:r w:rsidR="001667C7">
        <w:rPr>
          <w:rFonts w:ascii="Times New Roman" w:eastAsia="Times New Roman" w:hAnsi="Times New Roman" w:cs="Times New Roman"/>
          <w:lang w:val="en"/>
        </w:rPr>
        <w:t>(e.g., fixed effects for job posting characteristics, submitting RA, and</w:t>
      </w:r>
      <w:r w:rsidRPr="00D31D78">
        <w:rPr>
          <w:rFonts w:ascii="Times New Roman" w:eastAsia="Times New Roman" w:hAnsi="Times New Roman" w:cs="Times New Roman"/>
          <w:lang w:val="en"/>
        </w:rPr>
        <w:t xml:space="preserve"> </w:t>
      </w:r>
      <w:r w:rsidR="001667C7">
        <w:rPr>
          <w:rFonts w:ascii="Times New Roman" w:eastAsia="Times New Roman" w:hAnsi="Times New Roman" w:cs="Times New Roman"/>
          <w:lang w:val="en"/>
        </w:rPr>
        <w:t>resume characteristics)</w:t>
      </w:r>
      <w:r w:rsidRPr="00D31D78">
        <w:rPr>
          <w:rFonts w:ascii="Times New Roman" w:eastAsia="Times New Roman" w:hAnsi="Times New Roman" w:cs="Times New Roman"/>
          <w:lang w:val="en"/>
        </w:rPr>
        <w:t>. This equation estimate</w:t>
      </w:r>
      <w:r w:rsidR="004E03F1">
        <w:rPr>
          <w:rFonts w:ascii="Times New Roman" w:eastAsia="Times New Roman" w:hAnsi="Times New Roman" w:cs="Times New Roman"/>
          <w:lang w:val="en"/>
        </w:rPr>
        <w:t>s</w:t>
      </w:r>
      <w:r w:rsidRPr="00D31D78">
        <w:rPr>
          <w:rFonts w:ascii="Times New Roman" w:eastAsia="Times New Roman" w:hAnsi="Times New Roman" w:cs="Times New Roman"/>
          <w:lang w:val="en"/>
        </w:rPr>
        <w:t xml:space="preserve"> the adjusted difference in callback rates between degrees from different types of institutions. We can </w:t>
      </w:r>
      <w:r w:rsidR="00DC5E85">
        <w:rPr>
          <w:rFonts w:ascii="Times New Roman" w:eastAsia="Times New Roman" w:hAnsi="Times New Roman" w:cs="Times New Roman"/>
          <w:lang w:val="en"/>
        </w:rPr>
        <w:t xml:space="preserve">also </w:t>
      </w:r>
      <w:r w:rsidRPr="00D31D78">
        <w:rPr>
          <w:rFonts w:ascii="Times New Roman" w:eastAsia="Times New Roman" w:hAnsi="Times New Roman" w:cs="Times New Roman"/>
          <w:lang w:val="en"/>
        </w:rPr>
        <w:t xml:space="preserve">use the same specification to study how differences in callback rates </w:t>
      </w:r>
      <w:r w:rsidRPr="00D31D78">
        <w:rPr>
          <w:rFonts w:ascii="Times New Roman" w:eastAsia="Times New Roman" w:hAnsi="Times New Roman" w:cs="Times New Roman"/>
          <w:lang w:val="en"/>
        </w:rPr>
        <w:lastRenderedPageBreak/>
        <w:t xml:space="preserve">across degree type interact with racial-ethnic identity of the applicant. </w:t>
      </w:r>
      <w:r w:rsidR="001667C7">
        <w:rPr>
          <w:rFonts w:ascii="Times New Roman" w:eastAsia="Times New Roman" w:hAnsi="Times New Roman" w:cs="Times New Roman"/>
          <w:lang w:val="en"/>
        </w:rPr>
        <w:t xml:space="preserve">We also conduct heterogeneity analyses along a number of </w:t>
      </w:r>
      <w:r w:rsidR="007343B1">
        <w:rPr>
          <w:rFonts w:ascii="Times New Roman" w:eastAsia="Times New Roman" w:hAnsi="Times New Roman" w:cs="Times New Roman"/>
          <w:lang w:val="en"/>
        </w:rPr>
        <w:t>job characteristics (e.g., location, education requirement, posted wage/salary).</w:t>
      </w:r>
    </w:p>
    <w:p w14:paraId="44241F3D" w14:textId="77777777" w:rsidR="00CF3088" w:rsidRPr="00D31D78" w:rsidRDefault="00CF3088" w:rsidP="007207FF">
      <w:pPr>
        <w:spacing w:afterLines="100" w:after="240" w:line="360" w:lineRule="auto"/>
        <w:jc w:val="both"/>
        <w:rPr>
          <w:rFonts w:ascii="Times New Roman" w:eastAsia="Times New Roman" w:hAnsi="Times New Roman" w:cs="Times New Roman"/>
          <w:lang w:val="en"/>
        </w:rPr>
      </w:pPr>
    </w:p>
    <w:p w14:paraId="4FCCE7E1" w14:textId="0C9DE550" w:rsidR="0087442D" w:rsidRPr="00E635ED" w:rsidRDefault="004F76D3" w:rsidP="00E635ED">
      <w:pPr>
        <w:pStyle w:val="ListParagraph"/>
        <w:numPr>
          <w:ilvl w:val="0"/>
          <w:numId w:val="1"/>
        </w:numPr>
        <w:spacing w:afterLines="100" w:after="240" w:line="360" w:lineRule="auto"/>
        <w:ind w:left="720"/>
        <w:jc w:val="both"/>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t>Preliminary Results</w:t>
      </w:r>
    </w:p>
    <w:p w14:paraId="5C837E4A" w14:textId="7C977119" w:rsidR="00E37BBB" w:rsidRDefault="00E37BBB"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 xml:space="preserve">Figure </w:t>
      </w:r>
      <w:r w:rsidR="00613D20">
        <w:rPr>
          <w:rFonts w:ascii="Times New Roman" w:eastAsia="Times New Roman" w:hAnsi="Times New Roman" w:cs="Times New Roman"/>
          <w:lang w:val="en"/>
        </w:rPr>
        <w:t>4</w:t>
      </w:r>
      <w:r>
        <w:rPr>
          <w:rFonts w:ascii="Times New Roman" w:eastAsia="Times New Roman" w:hAnsi="Times New Roman" w:cs="Times New Roman"/>
          <w:lang w:val="en"/>
        </w:rPr>
        <w:t xml:space="preserve"> shows the raw callback rates across the three degree types. </w:t>
      </w:r>
      <w:r w:rsidR="006F6666">
        <w:rPr>
          <w:rFonts w:ascii="Times New Roman" w:eastAsia="Times New Roman" w:hAnsi="Times New Roman" w:cs="Times New Roman"/>
          <w:lang w:val="en"/>
        </w:rPr>
        <w:t>Callback</w:t>
      </w:r>
      <w:r>
        <w:rPr>
          <w:rFonts w:ascii="Times New Roman" w:eastAsia="Times New Roman" w:hAnsi="Times New Roman" w:cs="Times New Roman"/>
          <w:lang w:val="en"/>
        </w:rPr>
        <w:t xml:space="preserve"> rates were high across the board:</w:t>
      </w:r>
      <w:r w:rsidR="006303F4">
        <w:rPr>
          <w:rFonts w:ascii="Times New Roman" w:eastAsia="Times New Roman" w:hAnsi="Times New Roman" w:cs="Times New Roman"/>
          <w:lang w:val="en"/>
        </w:rPr>
        <w:t xml:space="preserve"> 22-23 percent of applicants received an interview request, and an additional 10-13 percent received a request for more information (often alongside an indication that the employer would like to schedule an interview pending the response). </w:t>
      </w:r>
      <w:r w:rsidR="00A044F5">
        <w:rPr>
          <w:rFonts w:ascii="Times New Roman" w:eastAsia="Times New Roman" w:hAnsi="Times New Roman" w:cs="Times New Roman"/>
          <w:lang w:val="en"/>
        </w:rPr>
        <w:t>Callback rates are similar across all thee degree types, although CCB holders are slightly more likely to receive a “positive callback” than the other degree types.</w:t>
      </w:r>
    </w:p>
    <w:p w14:paraId="0187F4B6" w14:textId="1B1AF956" w:rsidR="004E15D2" w:rsidRDefault="0087442D" w:rsidP="00A044F5">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 xml:space="preserve">Figure </w:t>
      </w:r>
      <w:r w:rsidR="00613D20">
        <w:rPr>
          <w:rFonts w:ascii="Times New Roman" w:eastAsia="Times New Roman" w:hAnsi="Times New Roman" w:cs="Times New Roman"/>
          <w:lang w:val="en"/>
        </w:rPr>
        <w:t>5</w:t>
      </w:r>
      <w:r w:rsidR="000B4E4D">
        <w:rPr>
          <w:rFonts w:ascii="Times New Roman" w:eastAsia="Times New Roman" w:hAnsi="Times New Roman" w:cs="Times New Roman"/>
          <w:lang w:val="en"/>
        </w:rPr>
        <w:t xml:space="preserve"> </w:t>
      </w:r>
      <w:r>
        <w:rPr>
          <w:rFonts w:ascii="Times New Roman" w:eastAsia="Times New Roman" w:hAnsi="Times New Roman" w:cs="Times New Roman"/>
          <w:lang w:val="en"/>
        </w:rPr>
        <w:t>shows preliminary results</w:t>
      </w:r>
      <w:r w:rsidR="00E37BBB">
        <w:rPr>
          <w:rFonts w:ascii="Times New Roman" w:eastAsia="Times New Roman" w:hAnsi="Times New Roman" w:cs="Times New Roman"/>
          <w:lang w:val="en"/>
        </w:rPr>
        <w:t xml:space="preserve"> from </w:t>
      </w:r>
      <w:r w:rsidR="00FA3402">
        <w:rPr>
          <w:rFonts w:ascii="Times New Roman" w:eastAsia="Times New Roman" w:hAnsi="Times New Roman" w:cs="Times New Roman"/>
          <w:lang w:val="en"/>
        </w:rPr>
        <w:t>our main estimating equation</w:t>
      </w:r>
      <w:r>
        <w:rPr>
          <w:rFonts w:ascii="Times New Roman" w:eastAsia="Times New Roman" w:hAnsi="Times New Roman" w:cs="Times New Roman"/>
          <w:lang w:val="en"/>
        </w:rPr>
        <w:t xml:space="preserve"> for callbacks to applicants with CCB degrees, relative to applicants with</w:t>
      </w:r>
      <w:r w:rsidR="00A044F5">
        <w:rPr>
          <w:rFonts w:ascii="Times New Roman" w:eastAsia="Times New Roman" w:hAnsi="Times New Roman" w:cs="Times New Roman"/>
          <w:lang w:val="en"/>
        </w:rPr>
        <w:t xml:space="preserve"> either as associate degree or</w:t>
      </w:r>
      <w:r>
        <w:rPr>
          <w:rFonts w:ascii="Times New Roman" w:eastAsia="Times New Roman" w:hAnsi="Times New Roman" w:cs="Times New Roman"/>
          <w:lang w:val="en"/>
        </w:rPr>
        <w:t xml:space="preserve"> a bachelor’s from a traditional 4-year institution.</w:t>
      </w:r>
      <w:r w:rsidR="007E4D32">
        <w:rPr>
          <w:rFonts w:ascii="Times New Roman" w:eastAsia="Times New Roman" w:hAnsi="Times New Roman" w:cs="Times New Roman"/>
          <w:lang w:val="en"/>
        </w:rPr>
        <w:t xml:space="preserve"> In each panel (</w:t>
      </w:r>
      <w:r w:rsidR="00A044F5">
        <w:rPr>
          <w:rFonts w:ascii="Times New Roman" w:eastAsia="Times New Roman" w:hAnsi="Times New Roman" w:cs="Times New Roman"/>
          <w:lang w:val="en"/>
        </w:rPr>
        <w:t>interview request on the left; positive callback on the right</w:t>
      </w:r>
      <w:r w:rsidR="007E4D32">
        <w:rPr>
          <w:rFonts w:ascii="Times New Roman" w:eastAsia="Times New Roman" w:hAnsi="Times New Roman" w:cs="Times New Roman"/>
          <w:lang w:val="en"/>
        </w:rPr>
        <w:t>), the top (</w:t>
      </w:r>
      <w:r w:rsidR="00A044F5">
        <w:rPr>
          <w:rFonts w:ascii="Times New Roman" w:eastAsia="Times New Roman" w:hAnsi="Times New Roman" w:cs="Times New Roman"/>
          <w:lang w:val="en"/>
        </w:rPr>
        <w:t>red</w:t>
      </w:r>
      <w:r w:rsidR="007E4D32">
        <w:rPr>
          <w:rFonts w:ascii="Times New Roman" w:eastAsia="Times New Roman" w:hAnsi="Times New Roman" w:cs="Times New Roman"/>
          <w:lang w:val="en"/>
        </w:rPr>
        <w:t>) dot is the estimated coefficient for</w:t>
      </w:r>
      <w:r w:rsidR="00A044F5">
        <w:rPr>
          <w:rFonts w:ascii="Times New Roman" w:eastAsia="Times New Roman" w:hAnsi="Times New Roman" w:cs="Times New Roman"/>
          <w:lang w:val="en"/>
        </w:rPr>
        <w:t xml:space="preserve"> CCB relative to AA holders, and the bottom</w:t>
      </w:r>
      <w:r w:rsidR="007E4D32">
        <w:rPr>
          <w:rFonts w:ascii="Times New Roman" w:eastAsia="Times New Roman" w:hAnsi="Times New Roman" w:cs="Times New Roman"/>
          <w:lang w:val="en"/>
        </w:rPr>
        <w:t xml:space="preserve"> (</w:t>
      </w:r>
      <w:r w:rsidR="00E275C8">
        <w:rPr>
          <w:rFonts w:ascii="Times New Roman" w:eastAsia="Times New Roman" w:hAnsi="Times New Roman" w:cs="Times New Roman"/>
          <w:lang w:val="en"/>
        </w:rPr>
        <w:t>blue</w:t>
      </w:r>
      <w:r w:rsidR="007E4D32">
        <w:rPr>
          <w:rFonts w:ascii="Times New Roman" w:eastAsia="Times New Roman" w:hAnsi="Times New Roman" w:cs="Times New Roman"/>
          <w:lang w:val="en"/>
        </w:rPr>
        <w:t xml:space="preserve">) dot is the estimated coefficient for </w:t>
      </w:r>
      <w:r w:rsidR="00A044F5">
        <w:rPr>
          <w:rFonts w:ascii="Times New Roman" w:eastAsia="Times New Roman" w:hAnsi="Times New Roman" w:cs="Times New Roman"/>
          <w:lang w:val="en"/>
        </w:rPr>
        <w:t>CCB relative to traditional BAs.</w:t>
      </w:r>
      <w:r w:rsidR="007E4D32">
        <w:rPr>
          <w:rFonts w:ascii="Times New Roman" w:eastAsia="Times New Roman" w:hAnsi="Times New Roman" w:cs="Times New Roman"/>
          <w:lang w:val="en"/>
        </w:rPr>
        <w:t xml:space="preserve"> </w:t>
      </w:r>
      <w:r w:rsidR="005C66AD">
        <w:rPr>
          <w:rFonts w:ascii="Times New Roman" w:eastAsia="Times New Roman" w:hAnsi="Times New Roman" w:cs="Times New Roman"/>
          <w:lang w:val="en"/>
        </w:rPr>
        <w:t xml:space="preserve">The lines plot 95 percent confidence intervals for each estimated coefficient. </w:t>
      </w:r>
      <w:r w:rsidR="004E15D2">
        <w:rPr>
          <w:rFonts w:ascii="Times New Roman" w:eastAsia="Times New Roman" w:hAnsi="Times New Roman" w:cs="Times New Roman"/>
          <w:lang w:val="en"/>
        </w:rPr>
        <w:t xml:space="preserve">Overall, we do not </w:t>
      </w:r>
      <w:r w:rsidR="00A044F5">
        <w:rPr>
          <w:rFonts w:ascii="Times New Roman" w:eastAsia="Times New Roman" w:hAnsi="Times New Roman" w:cs="Times New Roman"/>
          <w:lang w:val="en"/>
        </w:rPr>
        <w:t>find any statistically or economically significant differences in callbacks between</w:t>
      </w:r>
      <w:r w:rsidR="004E15D2">
        <w:rPr>
          <w:rFonts w:ascii="Times New Roman" w:eastAsia="Times New Roman" w:hAnsi="Times New Roman" w:cs="Times New Roman"/>
          <w:lang w:val="en"/>
        </w:rPr>
        <w:t xml:space="preserve"> the three degree types.</w:t>
      </w:r>
      <w:r w:rsidR="00E275C8">
        <w:rPr>
          <w:rFonts w:ascii="Times New Roman" w:eastAsia="Times New Roman" w:hAnsi="Times New Roman" w:cs="Times New Roman"/>
          <w:lang w:val="en"/>
        </w:rPr>
        <w:t xml:space="preserve"> </w:t>
      </w:r>
    </w:p>
    <w:p w14:paraId="2C9DE2EB" w14:textId="3C6EF8D7" w:rsidR="00D75FD1" w:rsidRDefault="00E275C8" w:rsidP="00E635E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For CCB applicants relative to traditional bachelor’s degree holders, we</w:t>
      </w:r>
      <w:r w:rsidR="00D75FD1">
        <w:rPr>
          <w:rFonts w:ascii="Times New Roman" w:eastAsia="Times New Roman" w:hAnsi="Times New Roman" w:cs="Times New Roman"/>
          <w:lang w:val="en"/>
        </w:rPr>
        <w:t xml:space="preserve"> </w:t>
      </w:r>
      <w:r>
        <w:rPr>
          <w:rFonts w:ascii="Times New Roman" w:eastAsia="Times New Roman" w:hAnsi="Times New Roman" w:cs="Times New Roman"/>
          <w:lang w:val="en"/>
        </w:rPr>
        <w:t xml:space="preserve">can rule out negative effects larger than </w:t>
      </w:r>
      <w:r w:rsidR="00D75FD1">
        <w:rPr>
          <w:rFonts w:ascii="Times New Roman" w:eastAsia="Times New Roman" w:hAnsi="Times New Roman" w:cs="Times New Roman"/>
          <w:lang w:val="en"/>
        </w:rPr>
        <w:t>0.8</w:t>
      </w:r>
      <w:r>
        <w:rPr>
          <w:rFonts w:ascii="Times New Roman" w:eastAsia="Times New Roman" w:hAnsi="Times New Roman" w:cs="Times New Roman"/>
          <w:lang w:val="en"/>
        </w:rPr>
        <w:t xml:space="preserve"> percentage points</w:t>
      </w:r>
      <w:r w:rsidR="00E37BBB">
        <w:rPr>
          <w:rFonts w:ascii="Times New Roman" w:eastAsia="Times New Roman" w:hAnsi="Times New Roman" w:cs="Times New Roman"/>
          <w:lang w:val="en"/>
        </w:rPr>
        <w:t xml:space="preserve"> (</w:t>
      </w:r>
      <w:r w:rsidR="00D75FD1">
        <w:rPr>
          <w:rFonts w:ascii="Times New Roman" w:eastAsia="Times New Roman" w:hAnsi="Times New Roman" w:cs="Times New Roman"/>
          <w:lang w:val="en"/>
        </w:rPr>
        <w:t xml:space="preserve">3.7 </w:t>
      </w:r>
      <w:r w:rsidR="00E37BBB">
        <w:rPr>
          <w:rFonts w:ascii="Times New Roman" w:eastAsia="Times New Roman" w:hAnsi="Times New Roman" w:cs="Times New Roman"/>
          <w:lang w:val="en"/>
        </w:rPr>
        <w:t>percent of the baseline mean)</w:t>
      </w:r>
      <w:r>
        <w:rPr>
          <w:rFonts w:ascii="Times New Roman" w:eastAsia="Times New Roman" w:hAnsi="Times New Roman" w:cs="Times New Roman"/>
          <w:lang w:val="en"/>
        </w:rPr>
        <w:t xml:space="preserve"> </w:t>
      </w:r>
      <w:r w:rsidR="00D75FD1">
        <w:rPr>
          <w:rFonts w:ascii="Times New Roman" w:eastAsia="Times New Roman" w:hAnsi="Times New Roman" w:cs="Times New Roman"/>
          <w:lang w:val="en"/>
        </w:rPr>
        <w:t xml:space="preserve">for </w:t>
      </w:r>
      <w:r w:rsidR="00E37BBB">
        <w:rPr>
          <w:rFonts w:ascii="Times New Roman" w:eastAsia="Times New Roman" w:hAnsi="Times New Roman" w:cs="Times New Roman"/>
          <w:lang w:val="en"/>
        </w:rPr>
        <w:t>interview request</w:t>
      </w:r>
      <w:r w:rsidR="00D75FD1">
        <w:rPr>
          <w:rFonts w:ascii="Times New Roman" w:eastAsia="Times New Roman" w:hAnsi="Times New Roman" w:cs="Times New Roman"/>
          <w:lang w:val="en"/>
        </w:rPr>
        <w:t>s, implying that CCB holders may not be disadvantaged in this labor market. However, we also do not find evidence that CCB degree holders are being called back more often than associate degree holders and can rule out positive effects greater than 1.9 percentage points (6.3 percent of the baseline mean).</w:t>
      </w:r>
      <w:r w:rsidR="00D75FD1">
        <w:rPr>
          <w:rStyle w:val="FootnoteReference"/>
          <w:rFonts w:ascii="Times New Roman" w:eastAsia="Times New Roman" w:hAnsi="Times New Roman" w:cs="Times New Roman"/>
          <w:lang w:val="en"/>
        </w:rPr>
        <w:footnoteReference w:id="13"/>
      </w:r>
    </w:p>
    <w:p w14:paraId="67196668" w14:textId="020FDC07" w:rsidR="006F7E21" w:rsidRDefault="002643EE" w:rsidP="006F7E21">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 xml:space="preserve">There are several reasons why we might not see </w:t>
      </w:r>
      <w:r w:rsidR="00BD743C">
        <w:rPr>
          <w:rFonts w:ascii="Times New Roman" w:eastAsia="Times New Roman" w:hAnsi="Times New Roman" w:cs="Times New Roman"/>
          <w:lang w:val="en"/>
        </w:rPr>
        <w:t>reduced callback rates for associate and CCB holders relative to traditional bachelor’s degree holders.</w:t>
      </w:r>
      <w:r w:rsidR="006F7E21">
        <w:rPr>
          <w:rFonts w:ascii="Times New Roman" w:eastAsia="Times New Roman" w:hAnsi="Times New Roman" w:cs="Times New Roman"/>
          <w:lang w:val="en"/>
        </w:rPr>
        <w:t xml:space="preserve"> Given the limitation that we were </w:t>
      </w:r>
      <w:r w:rsidR="006F7E21">
        <w:rPr>
          <w:rFonts w:ascii="Times New Roman" w:eastAsia="Times New Roman" w:hAnsi="Times New Roman" w:cs="Times New Roman"/>
          <w:lang w:val="en"/>
        </w:rPr>
        <w:lastRenderedPageBreak/>
        <w:t xml:space="preserve">not able to apply to job postings in the public school district (since they asked for SSNs), most of </w:t>
      </w:r>
      <w:r w:rsidR="000D5418">
        <w:rPr>
          <w:rFonts w:ascii="Times New Roman" w:eastAsia="Times New Roman" w:hAnsi="Times New Roman" w:cs="Times New Roman"/>
          <w:lang w:val="en"/>
        </w:rPr>
        <w:t>the job posting</w:t>
      </w:r>
      <w:r w:rsidR="00FA3402">
        <w:rPr>
          <w:rFonts w:ascii="Times New Roman" w:eastAsia="Times New Roman" w:hAnsi="Times New Roman" w:cs="Times New Roman"/>
          <w:lang w:val="en"/>
        </w:rPr>
        <w:t>s</w:t>
      </w:r>
      <w:r w:rsidR="000D5418">
        <w:rPr>
          <w:rFonts w:ascii="Times New Roman" w:eastAsia="Times New Roman" w:hAnsi="Times New Roman" w:cs="Times New Roman"/>
          <w:lang w:val="en"/>
        </w:rPr>
        <w:t xml:space="preserve"> that we applied to did not require a bachelor’s degree</w:t>
      </w:r>
      <w:r w:rsidR="006F7E21">
        <w:rPr>
          <w:rFonts w:ascii="Times New Roman" w:eastAsia="Times New Roman" w:hAnsi="Times New Roman" w:cs="Times New Roman"/>
          <w:lang w:val="en"/>
        </w:rPr>
        <w:t xml:space="preserve">. Only </w:t>
      </w:r>
      <w:r w:rsidR="006F7E21" w:rsidRPr="00555FD3">
        <w:rPr>
          <w:rFonts w:ascii="Times New Roman" w:hAnsi="Times New Roman" w:cs="Times New Roman"/>
        </w:rPr>
        <w:t xml:space="preserve">131 (8 percent) </w:t>
      </w:r>
      <w:r w:rsidR="00CF3088" w:rsidRPr="00555FD3">
        <w:rPr>
          <w:rFonts w:ascii="Times New Roman" w:hAnsi="Times New Roman" w:cs="Times New Roman"/>
        </w:rPr>
        <w:t>of job</w:t>
      </w:r>
      <w:r w:rsidR="006F7E21" w:rsidRPr="00555FD3">
        <w:rPr>
          <w:rFonts w:ascii="Times New Roman" w:hAnsi="Times New Roman" w:cs="Times New Roman"/>
        </w:rPr>
        <w:t xml:space="preserve"> postings indicated that a bachelor’s degree was required</w:t>
      </w:r>
      <w:r w:rsidR="006F7E21">
        <w:rPr>
          <w:rFonts w:ascii="Times New Roman" w:hAnsi="Times New Roman" w:cs="Times New Roman"/>
        </w:rPr>
        <w:t xml:space="preserve">, with the </w:t>
      </w:r>
      <w:r w:rsidR="006F7E21" w:rsidRPr="00555FD3">
        <w:rPr>
          <w:rFonts w:ascii="Times New Roman" w:hAnsi="Times New Roman" w:cs="Times New Roman"/>
        </w:rPr>
        <w:t xml:space="preserve">remaining job postings either </w:t>
      </w:r>
      <w:r w:rsidR="006F7E21">
        <w:rPr>
          <w:rFonts w:ascii="Times New Roman" w:hAnsi="Times New Roman" w:cs="Times New Roman"/>
        </w:rPr>
        <w:t xml:space="preserve">requiring a high school diploma (39 percent), </w:t>
      </w:r>
      <w:r w:rsidR="00930FE5">
        <w:rPr>
          <w:rFonts w:ascii="Times New Roman" w:hAnsi="Times New Roman" w:cs="Times New Roman"/>
        </w:rPr>
        <w:t xml:space="preserve">postsecondary experience less than a bachelor’s degree (14 percent), or </w:t>
      </w:r>
      <w:r w:rsidR="006F7E21">
        <w:rPr>
          <w:rFonts w:ascii="Times New Roman" w:hAnsi="Times New Roman" w:cs="Times New Roman"/>
        </w:rPr>
        <w:t>not listing</w:t>
      </w:r>
      <w:r w:rsidR="006F7E21" w:rsidRPr="00555FD3">
        <w:rPr>
          <w:rFonts w:ascii="Times New Roman" w:hAnsi="Times New Roman" w:cs="Times New Roman"/>
        </w:rPr>
        <w:t xml:space="preserve"> an education requirement (38 percent)</w:t>
      </w:r>
      <w:r w:rsidR="00930FE5">
        <w:rPr>
          <w:rFonts w:ascii="Times New Roman" w:hAnsi="Times New Roman" w:cs="Times New Roman"/>
        </w:rPr>
        <w:t xml:space="preserve">. Thus, </w:t>
      </w:r>
      <w:r w:rsidR="000D5418">
        <w:rPr>
          <w:rFonts w:ascii="Times New Roman" w:eastAsia="Times New Roman" w:hAnsi="Times New Roman" w:cs="Times New Roman"/>
          <w:lang w:val="en"/>
        </w:rPr>
        <w:t xml:space="preserve">employers </w:t>
      </w:r>
      <w:r w:rsidR="00930FE5">
        <w:rPr>
          <w:rFonts w:ascii="Times New Roman" w:eastAsia="Times New Roman" w:hAnsi="Times New Roman" w:cs="Times New Roman"/>
          <w:lang w:val="en"/>
        </w:rPr>
        <w:t xml:space="preserve">in our sample </w:t>
      </w:r>
      <w:r w:rsidR="000D5418">
        <w:rPr>
          <w:rFonts w:ascii="Times New Roman" w:eastAsia="Times New Roman" w:hAnsi="Times New Roman" w:cs="Times New Roman"/>
          <w:lang w:val="en"/>
        </w:rPr>
        <w:t>may have thought that they would have a better chance of hiring someone with an associate or CCB (i.e., higher expected yield)</w:t>
      </w:r>
      <w:r w:rsidR="009E0B39">
        <w:rPr>
          <w:rFonts w:ascii="Times New Roman" w:eastAsia="Times New Roman" w:hAnsi="Times New Roman" w:cs="Times New Roman"/>
          <w:lang w:val="en"/>
        </w:rPr>
        <w:t xml:space="preserve"> or might not be willing to pay the market rate for bachelor’s degree holders</w:t>
      </w:r>
      <w:r w:rsidR="000D5418">
        <w:rPr>
          <w:rFonts w:ascii="Times New Roman" w:eastAsia="Times New Roman" w:hAnsi="Times New Roman" w:cs="Times New Roman"/>
          <w:lang w:val="en"/>
        </w:rPr>
        <w:t>.</w:t>
      </w:r>
      <w:r w:rsidR="00930FE5">
        <w:rPr>
          <w:rFonts w:ascii="Times New Roman" w:eastAsia="Times New Roman" w:hAnsi="Times New Roman" w:cs="Times New Roman"/>
          <w:lang w:val="en"/>
        </w:rPr>
        <w:t xml:space="preserve"> This could be amplified by the fact that the early childhood education market is a very tight labor market (Khattar &amp; Coffey, 2023). This sentiment was expressed in our employer survey, described in section VI.  To explore the impact of required degree type on our results, we separately estimate callback differences between CCB and traditional bachelor’s degree holder among the subset of job postings that required a BA. Figure </w:t>
      </w:r>
      <w:r w:rsidR="00613D20">
        <w:rPr>
          <w:rFonts w:ascii="Times New Roman" w:eastAsia="Times New Roman" w:hAnsi="Times New Roman" w:cs="Times New Roman"/>
          <w:lang w:val="en"/>
        </w:rPr>
        <w:t>6</w:t>
      </w:r>
      <w:r w:rsidR="00930FE5">
        <w:rPr>
          <w:rFonts w:ascii="Times New Roman" w:eastAsia="Times New Roman" w:hAnsi="Times New Roman" w:cs="Times New Roman"/>
          <w:lang w:val="en"/>
        </w:rPr>
        <w:t xml:space="preserve"> shows the results. While the point estimates are negative for CCBs, the confidence intervals are wide (reflecting the relatively small sample), including negative impacts up to 7.3 percentage points and positive impacts up to 5.6 percentage points for interview requests. We </w:t>
      </w:r>
      <w:r w:rsidR="00510CD2">
        <w:rPr>
          <w:rFonts w:ascii="Times New Roman" w:eastAsia="Times New Roman" w:hAnsi="Times New Roman" w:cs="Times New Roman"/>
          <w:lang w:val="en"/>
        </w:rPr>
        <w:t>anticipate</w:t>
      </w:r>
      <w:r w:rsidR="00930FE5">
        <w:rPr>
          <w:rFonts w:ascii="Times New Roman" w:eastAsia="Times New Roman" w:hAnsi="Times New Roman" w:cs="Times New Roman"/>
          <w:lang w:val="en"/>
        </w:rPr>
        <w:t xml:space="preserve"> being able to estimate these effects much more precisely in the scaled-up study where we should be able to apply to many more positions </w:t>
      </w:r>
      <w:r w:rsidR="00510CD2">
        <w:rPr>
          <w:rFonts w:ascii="Times New Roman" w:eastAsia="Times New Roman" w:hAnsi="Times New Roman" w:cs="Times New Roman"/>
          <w:lang w:val="en"/>
        </w:rPr>
        <w:t>requiring</w:t>
      </w:r>
      <w:r w:rsidR="00930FE5">
        <w:rPr>
          <w:rFonts w:ascii="Times New Roman" w:eastAsia="Times New Roman" w:hAnsi="Times New Roman" w:cs="Times New Roman"/>
          <w:lang w:val="en"/>
        </w:rPr>
        <w:t xml:space="preserve"> a bachelor’s degree.</w:t>
      </w:r>
      <w:r w:rsidR="000D5418">
        <w:rPr>
          <w:rFonts w:ascii="Times New Roman" w:eastAsia="Times New Roman" w:hAnsi="Times New Roman" w:cs="Times New Roman"/>
          <w:lang w:val="en"/>
        </w:rPr>
        <w:t xml:space="preserve"> </w:t>
      </w:r>
    </w:p>
    <w:p w14:paraId="77B3EF24" w14:textId="439F6D28" w:rsidR="00510CD2" w:rsidRDefault="00510CD2" w:rsidP="006F7E21">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Given results of prior audit studies which find discrimination against underrepresented minority applicants and the over-representation of Black and Hispanic women in the ECE workforce, we are interested in whether the impacts of degree type on callbacks may vary across race-ethnicity. Figure 6 plots our estimated coefficients separately for White, Black, and Hispanic applicants. Across the board, we do not find statistically significant differences between degree types. We also explore heterogeneity by location (i.e., Dallas versus Seattle)</w:t>
      </w:r>
      <w:r w:rsidR="007916BE">
        <w:rPr>
          <w:rFonts w:ascii="Times New Roman" w:eastAsia="Times New Roman" w:hAnsi="Times New Roman" w:cs="Times New Roman"/>
          <w:lang w:val="en"/>
        </w:rPr>
        <w:t xml:space="preserve"> in Appendix Figure C.1</w:t>
      </w:r>
      <w:r>
        <w:rPr>
          <w:rFonts w:ascii="Times New Roman" w:eastAsia="Times New Roman" w:hAnsi="Times New Roman" w:cs="Times New Roman"/>
          <w:lang w:val="en"/>
        </w:rPr>
        <w:t>, posted hourly pay</w:t>
      </w:r>
      <w:r w:rsidR="007916BE">
        <w:rPr>
          <w:rFonts w:ascii="Times New Roman" w:eastAsia="Times New Roman" w:hAnsi="Times New Roman" w:cs="Times New Roman"/>
          <w:lang w:val="en"/>
        </w:rPr>
        <w:t xml:space="preserve"> in Appendix Figure C.2</w:t>
      </w:r>
      <w:r>
        <w:rPr>
          <w:rFonts w:ascii="Times New Roman" w:eastAsia="Times New Roman" w:hAnsi="Times New Roman" w:cs="Times New Roman"/>
          <w:lang w:val="en"/>
        </w:rPr>
        <w:t>, and whether job posting advertised benefits</w:t>
      </w:r>
      <w:r w:rsidR="007916BE">
        <w:rPr>
          <w:rFonts w:ascii="Times New Roman" w:eastAsia="Times New Roman" w:hAnsi="Times New Roman" w:cs="Times New Roman"/>
          <w:lang w:val="en"/>
        </w:rPr>
        <w:t xml:space="preserve"> in Appendix Figure C.3</w:t>
      </w:r>
      <w:r>
        <w:rPr>
          <w:rFonts w:ascii="Times New Roman" w:eastAsia="Times New Roman" w:hAnsi="Times New Roman" w:cs="Times New Roman"/>
          <w:lang w:val="en"/>
        </w:rPr>
        <w:t>, and largely do not find meaningful differences. However, we caution that our power for detecting heterogenous effects in our pilot study is limited and we anticipate being able to explore these dimensions more in the full study.</w:t>
      </w:r>
    </w:p>
    <w:p w14:paraId="721C0DB9" w14:textId="21A6DF77" w:rsidR="009C6A90" w:rsidRDefault="00510CD2" w:rsidP="009019C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 xml:space="preserve">Our main results are </w:t>
      </w:r>
      <w:r w:rsidR="008A056B">
        <w:rPr>
          <w:rFonts w:ascii="Times New Roman" w:eastAsia="Times New Roman" w:hAnsi="Times New Roman" w:cs="Times New Roman"/>
          <w:lang w:val="en"/>
        </w:rPr>
        <w:t xml:space="preserve">robust to the inclusion of a large host of covariates. In Tables 2 and 3 we iteratively add sets of fixed effects to examine how it impacts the estimated effects of CCBs relative to traditional </w:t>
      </w:r>
      <w:r w:rsidR="00D47611">
        <w:rPr>
          <w:rFonts w:ascii="Times New Roman" w:eastAsia="Times New Roman" w:hAnsi="Times New Roman" w:cs="Times New Roman"/>
          <w:lang w:val="en"/>
        </w:rPr>
        <w:t>bachelor’s and associate</w:t>
      </w:r>
      <w:r w:rsidR="008A056B">
        <w:rPr>
          <w:rFonts w:ascii="Times New Roman" w:eastAsia="Times New Roman" w:hAnsi="Times New Roman" w:cs="Times New Roman"/>
          <w:lang w:val="en"/>
        </w:rPr>
        <w:t xml:space="preserve"> degrees, respectively. The first column of each table </w:t>
      </w:r>
      <w:r w:rsidR="008A056B">
        <w:rPr>
          <w:rFonts w:ascii="Times New Roman" w:eastAsia="Times New Roman" w:hAnsi="Times New Roman" w:cs="Times New Roman"/>
          <w:lang w:val="en"/>
        </w:rPr>
        <w:lastRenderedPageBreak/>
        <w:t>represents our baseline model without covariates. The second column additionally includes controls for the name of the applicant (and its implied race-ethnicity), the third column adds controls for the applicant’s high school of attendance and high school graduation year, the fourth column adds fixed effects for work experience and skills included on the resume, the fifth column controls for the education requirement posted in the job add, the sixth column includes the week of submission and platform (i.e., Indeed or ZipRecruiter) of the job posting, the seventh column controls for whether the posting advertises health insurance, dental insurance, and retirement benefits, the eight column controls for location (i.e., Texas or Washington), the ninth column includes fixed effects for the RA responsible for the submissions, and the final column controls for the hourly pay (of jobs that included wage/salary information).</w:t>
      </w:r>
      <w:r w:rsidR="007916BE">
        <w:rPr>
          <w:rFonts w:ascii="Times New Roman" w:eastAsia="Times New Roman" w:hAnsi="Times New Roman" w:cs="Times New Roman"/>
          <w:lang w:val="en"/>
        </w:rPr>
        <w:t xml:space="preserve"> Coefficients are stable across all specifications.</w:t>
      </w:r>
    </w:p>
    <w:p w14:paraId="0416F67E" w14:textId="77777777" w:rsidR="00CF3088" w:rsidRDefault="00CF3088" w:rsidP="009019CD">
      <w:pPr>
        <w:spacing w:afterLines="100" w:after="240" w:line="360" w:lineRule="auto"/>
        <w:ind w:firstLine="720"/>
        <w:jc w:val="both"/>
        <w:rPr>
          <w:rFonts w:ascii="Times New Roman" w:eastAsia="Times New Roman" w:hAnsi="Times New Roman" w:cs="Times New Roman"/>
          <w:lang w:val="en"/>
        </w:rPr>
      </w:pPr>
    </w:p>
    <w:p w14:paraId="27216135" w14:textId="158CE7EB" w:rsidR="009C6A90" w:rsidRDefault="009C6A90" w:rsidP="009C6A90">
      <w:pPr>
        <w:pStyle w:val="ListParagraph"/>
        <w:numPr>
          <w:ilvl w:val="0"/>
          <w:numId w:val="1"/>
        </w:numPr>
        <w:spacing w:afterLines="100" w:after="240" w:line="360" w:lineRule="auto"/>
        <w:ind w:left="720"/>
        <w:jc w:val="both"/>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t>Preliminary Employer Survey Results</w:t>
      </w:r>
    </w:p>
    <w:p w14:paraId="55123917" w14:textId="492FC96B" w:rsidR="009C6A90" w:rsidRDefault="009C6A90" w:rsidP="008A2A0D">
      <w:pPr>
        <w:spacing w:afterLines="100" w:after="240" w:line="360" w:lineRule="auto"/>
        <w:ind w:firstLine="720"/>
        <w:jc w:val="both"/>
        <w:rPr>
          <w:rFonts w:ascii="Times New Roman" w:eastAsia="Times New Roman" w:hAnsi="Times New Roman" w:cs="Times New Roman"/>
          <w:lang w:val="en"/>
        </w:rPr>
      </w:pPr>
      <w:r>
        <w:rPr>
          <w:rFonts w:ascii="Times New Roman" w:eastAsia="Times New Roman" w:hAnsi="Times New Roman" w:cs="Times New Roman"/>
          <w:lang w:val="en"/>
        </w:rPr>
        <w:t>To complement the revealed preference evidence from the audit study, we supplement our analysis with preliminary results from an ongoing survey of ECE employers. During the resume submission process, we collected the email addresses (when available) of employers whose job postings we applied to with fictitious resumes. Several months after we concluded resume submission, we emailed these employers with the opportunity to complete a survey on ECE hiring practices (a 5–10-minute Qualtrics survey). Individuals who completed the survey were compensated $25 for their time. As of this writing, we have collected responses from 63 employers and hiring managers (a roughly 11% response rate). While the survey remains in the field and these results should be interpreted as suggestive given the relatively small sample size, several patterns emerge that underscore potential mechanisms at play in the ECE market.</w:t>
      </w:r>
    </w:p>
    <w:p w14:paraId="70F7C853" w14:textId="77777777" w:rsidR="00A1097C" w:rsidRDefault="009C6A90" w:rsidP="008A2A0D">
      <w:pPr>
        <w:spacing w:afterLines="100" w:after="240" w:line="360" w:lineRule="auto"/>
        <w:ind w:firstLine="720"/>
        <w:jc w:val="both"/>
        <w:rPr>
          <w:rFonts w:ascii="Times New Roman" w:hAnsi="Times New Roman" w:cs="Times New Roman"/>
        </w:rPr>
      </w:pPr>
      <w:r>
        <w:rPr>
          <w:rFonts w:ascii="Times New Roman" w:eastAsia="Times New Roman" w:hAnsi="Times New Roman" w:cs="Times New Roman"/>
          <w:lang w:val="en"/>
        </w:rPr>
        <w:t xml:space="preserve">First, </w:t>
      </w:r>
      <w:r w:rsidR="00A1097C">
        <w:rPr>
          <w:rFonts w:ascii="Times New Roman" w:eastAsia="Times New Roman" w:hAnsi="Times New Roman" w:cs="Times New Roman"/>
          <w:lang w:val="en"/>
        </w:rPr>
        <w:t>respondents</w:t>
      </w:r>
      <w:r>
        <w:rPr>
          <w:rFonts w:ascii="Times New Roman" w:eastAsia="Times New Roman" w:hAnsi="Times New Roman" w:cs="Times New Roman"/>
          <w:lang w:val="en"/>
        </w:rPr>
        <w:t xml:space="preserve"> are a relatively educated group: roughly 86 percent hold a degree above a high school diploma, with 27 percent </w:t>
      </w:r>
      <w:r w:rsidRPr="009C6A90">
        <w:rPr>
          <w:rFonts w:ascii="Times New Roman" w:eastAsia="Times New Roman" w:hAnsi="Times New Roman" w:cs="Times New Roman"/>
          <w:lang w:val="en"/>
        </w:rPr>
        <w:t xml:space="preserve">holding a BA, 22 percent holding an associate degree, and 36 percent holding a graduate degree of some sort. </w:t>
      </w:r>
      <w:r>
        <w:rPr>
          <w:rFonts w:ascii="Times New Roman" w:hAnsi="Times New Roman" w:cs="Times New Roman"/>
        </w:rPr>
        <w:t>This breakdown</w:t>
      </w:r>
      <w:r w:rsidRPr="009C6A90">
        <w:rPr>
          <w:rFonts w:ascii="Times New Roman" w:hAnsi="Times New Roman" w:cs="Times New Roman"/>
        </w:rPr>
        <w:t xml:space="preserve"> suggests that many hiring managers are themselves credentialed to a level comparable to</w:t>
      </w:r>
      <w:r>
        <w:rPr>
          <w:rFonts w:ascii="Times New Roman" w:hAnsi="Times New Roman" w:cs="Times New Roman"/>
        </w:rPr>
        <w:t xml:space="preserve"> </w:t>
      </w:r>
      <w:r w:rsidRPr="009C6A90">
        <w:rPr>
          <w:rFonts w:ascii="Times New Roman" w:hAnsi="Times New Roman" w:cs="Times New Roman"/>
        </w:rPr>
        <w:t>or above</w:t>
      </w:r>
      <w:r>
        <w:rPr>
          <w:rFonts w:ascii="Times New Roman" w:hAnsi="Times New Roman" w:cs="Times New Roman"/>
        </w:rPr>
        <w:t xml:space="preserve"> </w:t>
      </w:r>
      <w:r w:rsidRPr="009C6A90">
        <w:rPr>
          <w:rFonts w:ascii="Times New Roman" w:hAnsi="Times New Roman" w:cs="Times New Roman"/>
        </w:rPr>
        <w:t>the applicants they are evaluating. The vast majority of respondents (78 percent) report that their employer does not use AI tools in the hiring process, with only 13 percent confirming AI use</w:t>
      </w:r>
      <w:r w:rsidR="00A1097C">
        <w:rPr>
          <w:rFonts w:ascii="Times New Roman" w:hAnsi="Times New Roman" w:cs="Times New Roman"/>
        </w:rPr>
        <w:t xml:space="preserve"> and the remaining 9 percent </w:t>
      </w:r>
      <w:r w:rsidR="00A1097C">
        <w:rPr>
          <w:rFonts w:ascii="Times New Roman" w:hAnsi="Times New Roman" w:cs="Times New Roman"/>
        </w:rPr>
        <w:lastRenderedPageBreak/>
        <w:t>noting specific cases or uncertainty (“only if Indeed uses them [AI tools]”)</w:t>
      </w:r>
      <w:r w:rsidRPr="009C6A90">
        <w:rPr>
          <w:rFonts w:ascii="Times New Roman" w:hAnsi="Times New Roman" w:cs="Times New Roman"/>
        </w:rPr>
        <w:t xml:space="preserve">. </w:t>
      </w:r>
      <w:r w:rsidR="00A1097C">
        <w:rPr>
          <w:rFonts w:ascii="Times New Roman" w:hAnsi="Times New Roman" w:cs="Times New Roman"/>
        </w:rPr>
        <w:t>Although this</w:t>
      </w:r>
      <w:r w:rsidRPr="009C6A90">
        <w:rPr>
          <w:rFonts w:ascii="Times New Roman" w:hAnsi="Times New Roman" w:cs="Times New Roman"/>
        </w:rPr>
        <w:t xml:space="preserve"> is relevant context for interpreting the audit results, as it suggests that screening decisions in this sector are largely driven by human reviewer</w:t>
      </w:r>
      <w:r w:rsidR="00A1097C">
        <w:rPr>
          <w:rFonts w:ascii="Times New Roman" w:hAnsi="Times New Roman" w:cs="Times New Roman"/>
        </w:rPr>
        <w:t>s, we argue that even if</w:t>
      </w:r>
      <w:r w:rsidR="00A1097C" w:rsidRPr="00A1097C">
        <w:rPr>
          <w:rFonts w:ascii="Times New Roman" w:hAnsi="Times New Roman" w:cs="Times New Roman"/>
        </w:rPr>
        <w:t xml:space="preserve"> AI screening tools </w:t>
      </w:r>
      <w:r w:rsidR="00A1097C">
        <w:rPr>
          <w:rFonts w:ascii="Times New Roman" w:hAnsi="Times New Roman" w:cs="Times New Roman"/>
        </w:rPr>
        <w:t xml:space="preserve">were to </w:t>
      </w:r>
      <w:r w:rsidR="00A1097C" w:rsidRPr="00A1097C">
        <w:rPr>
          <w:rFonts w:ascii="Times New Roman" w:hAnsi="Times New Roman" w:cs="Times New Roman"/>
        </w:rPr>
        <w:t>influence our results, this would be an important result</w:t>
      </w:r>
      <w:r w:rsidR="00A1097C">
        <w:rPr>
          <w:rFonts w:ascii="Times New Roman" w:hAnsi="Times New Roman" w:cs="Times New Roman"/>
        </w:rPr>
        <w:t>—</w:t>
      </w:r>
      <w:r w:rsidR="00A1097C" w:rsidRPr="00A1097C">
        <w:rPr>
          <w:rFonts w:ascii="Times New Roman" w:hAnsi="Times New Roman" w:cs="Times New Roman"/>
        </w:rPr>
        <w:t>rather than a methodological limitation</w:t>
      </w:r>
      <w:r w:rsidR="00A1097C">
        <w:rPr>
          <w:rFonts w:ascii="Times New Roman" w:hAnsi="Times New Roman" w:cs="Times New Roman"/>
        </w:rPr>
        <w:t>—</w:t>
      </w:r>
      <w:r w:rsidR="00A1097C" w:rsidRPr="00A1097C">
        <w:rPr>
          <w:rFonts w:ascii="Times New Roman" w:hAnsi="Times New Roman" w:cs="Times New Roman"/>
        </w:rPr>
        <w:t xml:space="preserve">as these tools reflect </w:t>
      </w:r>
      <w:r w:rsidR="00A1097C">
        <w:rPr>
          <w:rFonts w:ascii="Times New Roman" w:hAnsi="Times New Roman" w:cs="Times New Roman"/>
        </w:rPr>
        <w:t>“</w:t>
      </w:r>
      <w:r w:rsidR="00A1097C" w:rsidRPr="00A1097C">
        <w:rPr>
          <w:rFonts w:ascii="Times New Roman" w:hAnsi="Times New Roman" w:cs="Times New Roman"/>
        </w:rPr>
        <w:t>real-world</w:t>
      </w:r>
      <w:r w:rsidR="00A1097C">
        <w:rPr>
          <w:rFonts w:ascii="Times New Roman" w:hAnsi="Times New Roman" w:cs="Times New Roman"/>
        </w:rPr>
        <w:t>”</w:t>
      </w:r>
      <w:r w:rsidR="00A1097C" w:rsidRPr="00A1097C">
        <w:rPr>
          <w:rFonts w:ascii="Times New Roman" w:hAnsi="Times New Roman" w:cs="Times New Roman"/>
        </w:rPr>
        <w:t xml:space="preserve"> hiring practices that CCB graduates encounter. </w:t>
      </w:r>
    </w:p>
    <w:p w14:paraId="75BB9C27" w14:textId="77777777" w:rsidR="00A1097C" w:rsidRDefault="009C6A90" w:rsidP="008A2A0D">
      <w:pPr>
        <w:spacing w:afterLines="100" w:after="240" w:line="360" w:lineRule="auto"/>
        <w:ind w:firstLine="720"/>
        <w:jc w:val="both"/>
        <w:rPr>
          <w:rFonts w:ascii="Times New Roman" w:hAnsi="Times New Roman" w:cs="Times New Roman"/>
        </w:rPr>
      </w:pPr>
      <w:r w:rsidRPr="00A1097C">
        <w:rPr>
          <w:rFonts w:ascii="Times New Roman" w:hAnsi="Times New Roman" w:cs="Times New Roman"/>
        </w:rPr>
        <w:t>When asked to rate the importance of various resume characteristics for an entry-level hire on a scale of 1 to 10, respondents ranked work experience highest by a substantial margin (mean of 7.8), followed by degree type (5.2) and major or field of study (4.7). The specific college or university attended was rated nearly irrelevant, with a mean score of just 2.0. This pattern is consistent with the ECE labor market</w:t>
      </w:r>
      <w:r w:rsidR="00A1097C">
        <w:rPr>
          <w:rFonts w:ascii="Times New Roman" w:hAnsi="Times New Roman" w:cs="Times New Roman"/>
        </w:rPr>
        <w:t>’</w:t>
      </w:r>
      <w:r w:rsidRPr="00A1097C">
        <w:rPr>
          <w:rFonts w:ascii="Times New Roman" w:hAnsi="Times New Roman" w:cs="Times New Roman"/>
        </w:rPr>
        <w:t xml:space="preserve">s </w:t>
      </w:r>
      <w:r w:rsidR="00A1097C">
        <w:rPr>
          <w:rFonts w:ascii="Times New Roman" w:hAnsi="Times New Roman" w:cs="Times New Roman"/>
        </w:rPr>
        <w:t xml:space="preserve">traditionally low postsecondary education requirements, favoring an emphasis on practical experience and skills. Open ended responses from employers </w:t>
      </w:r>
      <w:r w:rsidRPr="00A1097C">
        <w:rPr>
          <w:rFonts w:ascii="Times New Roman" w:hAnsi="Times New Roman" w:cs="Times New Roman"/>
        </w:rPr>
        <w:t xml:space="preserve">repeatedly emphasize experience, personality, and reliability as the primary drivers of hiring decisions. Illustrative of this sentiment, one respondent wrote: </w:t>
      </w:r>
      <w:r w:rsidR="00A1097C">
        <w:rPr>
          <w:rFonts w:ascii="Times New Roman" w:hAnsi="Times New Roman" w:cs="Times New Roman"/>
        </w:rPr>
        <w:t>“</w:t>
      </w:r>
      <w:r w:rsidRPr="00A1097C">
        <w:rPr>
          <w:rFonts w:ascii="Times New Roman" w:hAnsi="Times New Roman" w:cs="Times New Roman"/>
        </w:rPr>
        <w:t>The place of education doesn't matter. We hire people that have experience and their personality.</w:t>
      </w:r>
      <w:r w:rsidR="00A1097C">
        <w:rPr>
          <w:rFonts w:ascii="Times New Roman" w:hAnsi="Times New Roman" w:cs="Times New Roman"/>
        </w:rPr>
        <w:t>”</w:t>
      </w:r>
      <w:r w:rsidRPr="00A1097C">
        <w:rPr>
          <w:rFonts w:ascii="Times New Roman" w:hAnsi="Times New Roman" w:cs="Times New Roman"/>
        </w:rPr>
        <w:t xml:space="preserve"> </w:t>
      </w:r>
    </w:p>
    <w:p w14:paraId="6C305A5F" w14:textId="7DBB490D" w:rsidR="00A1097C" w:rsidRDefault="00A1097C" w:rsidP="008A2A0D">
      <w:pPr>
        <w:spacing w:afterLines="100" w:after="240" w:line="360" w:lineRule="auto"/>
        <w:ind w:firstLine="720"/>
        <w:jc w:val="both"/>
        <w:rPr>
          <w:rFonts w:ascii="Times New Roman" w:hAnsi="Times New Roman" w:cs="Times New Roman"/>
        </w:rPr>
      </w:pPr>
      <w:r w:rsidRPr="00A1097C">
        <w:rPr>
          <w:rFonts w:ascii="Times New Roman" w:hAnsi="Times New Roman" w:cs="Times New Roman"/>
        </w:rPr>
        <w:t>As an important comparison to our audit study results, t</w:t>
      </w:r>
      <w:r w:rsidR="009C6A90" w:rsidRPr="00A1097C">
        <w:rPr>
          <w:rFonts w:ascii="Times New Roman" w:hAnsi="Times New Roman" w:cs="Times New Roman"/>
        </w:rPr>
        <w:t>he survey also included a vignette in which respondents were asked to choose among three hypothetical applicants—Taylor (</w:t>
      </w:r>
      <w:r w:rsidRPr="00A1097C">
        <w:rPr>
          <w:rFonts w:ascii="Times New Roman" w:hAnsi="Times New Roman" w:cs="Times New Roman"/>
        </w:rPr>
        <w:t xml:space="preserve">who has an </w:t>
      </w:r>
      <w:r w:rsidR="009C6A90" w:rsidRPr="00A1097C">
        <w:rPr>
          <w:rFonts w:ascii="Times New Roman" w:hAnsi="Times New Roman" w:cs="Times New Roman"/>
        </w:rPr>
        <w:t>AA), Alex (CCB), and Jordan (BA)—who were otherwise equally qualified for an entry-level ECE position</w:t>
      </w:r>
      <w:r w:rsidR="00C61411">
        <w:rPr>
          <w:rFonts w:ascii="Times New Roman" w:hAnsi="Times New Roman" w:cs="Times New Roman"/>
        </w:rPr>
        <w:t xml:space="preserve"> and assign them each a starting salary</w:t>
      </w:r>
      <w:r w:rsidR="009C6A90" w:rsidRPr="00A1097C">
        <w:rPr>
          <w:rFonts w:ascii="Times New Roman" w:hAnsi="Times New Roman" w:cs="Times New Roman"/>
        </w:rPr>
        <w:t xml:space="preserve">. Among respondents who made a hiring choice, Taylor (the AA holder) was selected most often, by 48 percent of respondents, followed by Jordan (the traditional BA holder) at 37 percent, with Alex (the CCB holder) selected by </w:t>
      </w:r>
      <w:r w:rsidRPr="00A1097C">
        <w:rPr>
          <w:rFonts w:ascii="Times New Roman" w:hAnsi="Times New Roman" w:cs="Times New Roman"/>
        </w:rPr>
        <w:t xml:space="preserve">only </w:t>
      </w:r>
      <w:r w:rsidR="009C6A90" w:rsidRPr="00A1097C">
        <w:rPr>
          <w:rFonts w:ascii="Times New Roman" w:hAnsi="Times New Roman" w:cs="Times New Roman"/>
        </w:rPr>
        <w:t xml:space="preserve">16 percent. At face value, this stated preference ordering appears to diverge from the revealed preference evidence in the audit, where CCB applicants </w:t>
      </w:r>
      <w:r w:rsidR="00CD0F13">
        <w:rPr>
          <w:rFonts w:ascii="Times New Roman" w:hAnsi="Times New Roman" w:cs="Times New Roman"/>
        </w:rPr>
        <w:t>appeared</w:t>
      </w:r>
      <w:r w:rsidR="00CD0F13" w:rsidRPr="00A1097C">
        <w:rPr>
          <w:rFonts w:ascii="Times New Roman" w:hAnsi="Times New Roman" w:cs="Times New Roman"/>
        </w:rPr>
        <w:t xml:space="preserve"> </w:t>
      </w:r>
      <w:r w:rsidR="009C6A90" w:rsidRPr="00A1097C">
        <w:rPr>
          <w:rFonts w:ascii="Times New Roman" w:hAnsi="Times New Roman" w:cs="Times New Roman"/>
        </w:rPr>
        <w:t>as likely</w:t>
      </w:r>
      <w:r w:rsidRPr="00A1097C">
        <w:rPr>
          <w:rFonts w:ascii="Times New Roman" w:hAnsi="Times New Roman" w:cs="Times New Roman"/>
        </w:rPr>
        <w:t xml:space="preserve"> </w:t>
      </w:r>
      <w:r w:rsidR="009C6A90" w:rsidRPr="00A1097C">
        <w:rPr>
          <w:rFonts w:ascii="Times New Roman" w:hAnsi="Times New Roman" w:cs="Times New Roman"/>
        </w:rPr>
        <w:t>to receive employer attention than either AA or traditional BA applicants.</w:t>
      </w:r>
      <w:r>
        <w:rPr>
          <w:rFonts w:ascii="Times New Roman" w:hAnsi="Times New Roman" w:cs="Times New Roman"/>
        </w:rPr>
        <w:t xml:space="preserve"> Importantly, however, unlike the audit experiment, employers were forced to choose just one applicant to hire in the survey vignette. This divergence between the survey and audit study may underscore the tightness of the ECE labor market, which causes real-world employers to callback applicants who may be less than their first choice.</w:t>
      </w:r>
    </w:p>
    <w:p w14:paraId="3497C827" w14:textId="77777777" w:rsidR="00C61411" w:rsidRDefault="00A1097C" w:rsidP="008A2A0D">
      <w:pPr>
        <w:spacing w:afterLines="100" w:after="240" w:line="360" w:lineRule="auto"/>
        <w:ind w:firstLine="720"/>
        <w:jc w:val="both"/>
        <w:rPr>
          <w:rFonts w:ascii="Times New Roman" w:hAnsi="Times New Roman" w:cs="Times New Roman"/>
        </w:rPr>
      </w:pPr>
      <w:r w:rsidRPr="00C61411">
        <w:rPr>
          <w:rFonts w:ascii="Times New Roman" w:hAnsi="Times New Roman" w:cs="Times New Roman"/>
        </w:rPr>
        <w:t xml:space="preserve">The open-ended survey responses provide some evidence of these patterns. </w:t>
      </w:r>
      <w:r w:rsidR="009C6A90" w:rsidRPr="00C61411">
        <w:rPr>
          <w:rFonts w:ascii="Times New Roman" w:hAnsi="Times New Roman" w:cs="Times New Roman"/>
        </w:rPr>
        <w:t xml:space="preserve">A recurring theme across responses is that salary budgets in the ECE sector are severely constrained, and that </w:t>
      </w:r>
      <w:r w:rsidR="009C6A90" w:rsidRPr="00C61411">
        <w:rPr>
          <w:rFonts w:ascii="Times New Roman" w:hAnsi="Times New Roman" w:cs="Times New Roman"/>
        </w:rPr>
        <w:lastRenderedPageBreak/>
        <w:t>degree level carries real cost implications for employers—even when they express indifference to credentials on principle. As one respondent put it: "We typically do not hire many employees with BA degrees due to salary restrictions." Another noted: "How much we pay for a position is based mostly on what we are able to pay for that position." This suggests a plausible mechanism underlying the audit results: employers in this market may be willing—or even prefer—to hire CCB and AA holders precisely because they offer a lower-cost alternative to traditional BA graduates. This possibility is consistent with tight labor market conditions</w:t>
      </w:r>
      <w:r w:rsidR="00C61411" w:rsidRPr="00C61411">
        <w:rPr>
          <w:rFonts w:ascii="Times New Roman" w:hAnsi="Times New Roman" w:cs="Times New Roman"/>
        </w:rPr>
        <w:t xml:space="preserve"> in the ECE market</w:t>
      </w:r>
      <w:r w:rsidR="009C6A90" w:rsidRPr="00C61411">
        <w:rPr>
          <w:rFonts w:ascii="Times New Roman" w:hAnsi="Times New Roman" w:cs="Times New Roman"/>
        </w:rPr>
        <w:t xml:space="preserve"> and with the yield-based explanations discussed in the context of the audit results.</w:t>
      </w:r>
    </w:p>
    <w:p w14:paraId="66254354" w14:textId="4A321DC8" w:rsidR="00C61411" w:rsidRDefault="009C6A90" w:rsidP="008A2A0D">
      <w:pPr>
        <w:spacing w:afterLines="100" w:after="240" w:line="360" w:lineRule="auto"/>
        <w:ind w:firstLine="720"/>
        <w:jc w:val="both"/>
        <w:rPr>
          <w:rFonts w:ascii="Times New Roman" w:hAnsi="Times New Roman" w:cs="Times New Roman"/>
        </w:rPr>
      </w:pPr>
      <w:r w:rsidRPr="00C61411">
        <w:rPr>
          <w:rFonts w:ascii="Times New Roman" w:hAnsi="Times New Roman" w:cs="Times New Roman"/>
        </w:rPr>
        <w:t>Responses to the vignette salary question further support this interpretation. Respondents were asked to estimate the starting salary they would offer to each of the three hypothetical candidates</w:t>
      </w:r>
      <w:r w:rsidR="00C61411" w:rsidRPr="00C61411">
        <w:rPr>
          <w:rFonts w:ascii="Times New Roman" w:hAnsi="Times New Roman" w:cs="Times New Roman"/>
        </w:rPr>
        <w:t>, regardless of who they hired</w:t>
      </w:r>
      <w:r w:rsidRPr="00C61411">
        <w:rPr>
          <w:rFonts w:ascii="Times New Roman" w:hAnsi="Times New Roman" w:cs="Times New Roman"/>
        </w:rPr>
        <w:t>. While we are still processing these data, preliminary patterns suggest that respondents offer meaningfully lower salaries to Taylor (the AA holder) than to Jordan (the BA holder), with Alex (the CCB holder) receiving offers that fall between the two. This gradient is consistent with our descriptive national earnings analysis (Acton et al., 2025</w:t>
      </w:r>
      <w:r w:rsidR="00C61411" w:rsidRPr="00C61411">
        <w:rPr>
          <w:rFonts w:ascii="Times New Roman" w:hAnsi="Times New Roman" w:cs="Times New Roman"/>
        </w:rPr>
        <w:t>) and</w:t>
      </w:r>
      <w:r w:rsidRPr="00C61411">
        <w:rPr>
          <w:rFonts w:ascii="Times New Roman" w:hAnsi="Times New Roman" w:cs="Times New Roman"/>
        </w:rPr>
        <w:t xml:space="preserve"> suggests that</w:t>
      </w:r>
      <w:r w:rsidR="00C61411" w:rsidRPr="00C61411">
        <w:rPr>
          <w:rFonts w:ascii="Times New Roman" w:hAnsi="Times New Roman" w:cs="Times New Roman"/>
        </w:rPr>
        <w:t xml:space="preserve"> </w:t>
      </w:r>
      <w:r w:rsidRPr="00C61411">
        <w:rPr>
          <w:rFonts w:ascii="Times New Roman" w:hAnsi="Times New Roman" w:cs="Times New Roman"/>
        </w:rPr>
        <w:t xml:space="preserve">employers </w:t>
      </w:r>
      <w:r w:rsidR="00C61411" w:rsidRPr="00C61411">
        <w:rPr>
          <w:rFonts w:ascii="Times New Roman" w:hAnsi="Times New Roman" w:cs="Times New Roman"/>
        </w:rPr>
        <w:t>tend to</w:t>
      </w:r>
      <w:r w:rsidRPr="00C61411">
        <w:rPr>
          <w:rFonts w:ascii="Times New Roman" w:hAnsi="Times New Roman" w:cs="Times New Roman"/>
        </w:rPr>
        <w:t xml:space="preserve"> perceive CCBs as an intermediate credential occupying a space between the associate and traditional bachelor's degrees. Taken together, these stated salary differentials may help explain the revealed behavior in the audit: if employers believe CCB and AA applicants will accept lower starting pay, they may extend more callbacks to these applicants precisely because they expect to be able to hire them.</w:t>
      </w:r>
    </w:p>
    <w:p w14:paraId="7C5E05DA" w14:textId="05A4EF53" w:rsidR="009C6A90" w:rsidRPr="00C61411" w:rsidRDefault="00B8143B" w:rsidP="008A2A0D">
      <w:pPr>
        <w:spacing w:afterLines="100" w:after="240" w:line="360" w:lineRule="auto"/>
        <w:ind w:firstLine="720"/>
        <w:jc w:val="both"/>
        <w:rPr>
          <w:rFonts w:ascii="Times New Roman" w:hAnsi="Times New Roman" w:cs="Times New Roman"/>
        </w:rPr>
      </w:pPr>
      <w:r>
        <w:rPr>
          <w:rFonts w:ascii="Times New Roman" w:hAnsi="Times New Roman" w:cs="Times New Roman"/>
        </w:rPr>
        <w:t xml:space="preserve">Finally, one potential concern when CCB degrees enter the market is that employer may not be aware of exactly what the degrees are. This uncertainty could cause bias against applicants in favor of more established degrees. Although we don’t see these patterns in the ECE market, the uncertainty or level of knowledge about these degrees is worth trying to better understand. In this spirit, </w:t>
      </w:r>
      <w:r w:rsidR="009C6A90" w:rsidRPr="00C61411">
        <w:rPr>
          <w:rFonts w:ascii="Times New Roman" w:hAnsi="Times New Roman" w:cs="Times New Roman"/>
        </w:rPr>
        <w:t>the survey asked respondents what types of degrees are offered by community colleges in their area. Approximately 59 percent of respondents reported knowing that community colleges in their area offer bachelor's degrees—a level of awareness that is notably higher than we might have anticipated given the relatively recent introduction of CCB programs,</w:t>
      </w:r>
      <w:r>
        <w:rPr>
          <w:rFonts w:ascii="Times New Roman" w:hAnsi="Times New Roman" w:cs="Times New Roman"/>
        </w:rPr>
        <w:t xml:space="preserve"> especially in Texas,</w:t>
      </w:r>
      <w:r w:rsidR="009C6A90" w:rsidRPr="00C61411">
        <w:rPr>
          <w:rFonts w:ascii="Times New Roman" w:hAnsi="Times New Roman" w:cs="Times New Roman"/>
        </w:rPr>
        <w:t xml:space="preserve"> but still leaves four in ten respondents unaware of this credential type. This variation in employer awareness represents a potentially important mechanism for heterogeneity in the audit results, and one that we intend to explore more fully as the survey sample grows. The remaining 41 percent of </w:t>
      </w:r>
      <w:r w:rsidR="009C6A90" w:rsidRPr="00C61411">
        <w:rPr>
          <w:rFonts w:ascii="Times New Roman" w:hAnsi="Times New Roman" w:cs="Times New Roman"/>
        </w:rPr>
        <w:lastRenderedPageBreak/>
        <w:t>respondents who were unaware that community colleges offer bachelor's degrees at the time of our study may have interpreted CCB credentials differently when they appeared on resumes, either discounting them or conflating them with more familiar credentials—a possibility that future analysis of the survey data</w:t>
      </w:r>
      <w:r>
        <w:rPr>
          <w:rFonts w:ascii="Times New Roman" w:hAnsi="Times New Roman" w:cs="Times New Roman"/>
        </w:rPr>
        <w:t>,</w:t>
      </w:r>
      <w:r w:rsidR="009C6A90" w:rsidRPr="00C61411">
        <w:rPr>
          <w:rFonts w:ascii="Times New Roman" w:hAnsi="Times New Roman" w:cs="Times New Roman"/>
        </w:rPr>
        <w:t xml:space="preserve"> </w:t>
      </w:r>
      <w:r>
        <w:rPr>
          <w:rFonts w:ascii="Times New Roman" w:hAnsi="Times New Roman" w:cs="Times New Roman"/>
        </w:rPr>
        <w:t xml:space="preserve">as well as a scaled-up version of the audit study in new settings, </w:t>
      </w:r>
      <w:r w:rsidR="009C6A90" w:rsidRPr="00C61411">
        <w:rPr>
          <w:rFonts w:ascii="Times New Roman" w:hAnsi="Times New Roman" w:cs="Times New Roman"/>
        </w:rPr>
        <w:t xml:space="preserve">will allow us to </w:t>
      </w:r>
      <w:r>
        <w:rPr>
          <w:rFonts w:ascii="Times New Roman" w:hAnsi="Times New Roman" w:cs="Times New Roman"/>
        </w:rPr>
        <w:t>explore</w:t>
      </w:r>
      <w:r w:rsidR="009C6A90" w:rsidRPr="00C61411">
        <w:rPr>
          <w:rFonts w:ascii="Times New Roman" w:hAnsi="Times New Roman" w:cs="Times New Roman"/>
        </w:rPr>
        <w:t>.</w:t>
      </w:r>
    </w:p>
    <w:p w14:paraId="71356FF2" w14:textId="77777777" w:rsidR="00CF3088" w:rsidRDefault="00CF3088" w:rsidP="008E5653">
      <w:pPr>
        <w:spacing w:afterLines="100" w:after="240" w:line="360" w:lineRule="auto"/>
        <w:jc w:val="both"/>
        <w:rPr>
          <w:rFonts w:ascii="Times New Roman" w:eastAsia="Times New Roman" w:hAnsi="Times New Roman" w:cs="Times New Roman"/>
          <w:b/>
          <w:bCs/>
          <w:smallCaps/>
          <w:color w:val="000000" w:themeColor="text1"/>
        </w:rPr>
      </w:pPr>
    </w:p>
    <w:p w14:paraId="5ED5365C" w14:textId="182F3C09" w:rsidR="009810ED" w:rsidRDefault="00900400" w:rsidP="009810ED">
      <w:pPr>
        <w:pStyle w:val="ListParagraph"/>
        <w:numPr>
          <w:ilvl w:val="0"/>
          <w:numId w:val="1"/>
        </w:numPr>
        <w:spacing w:afterLines="100" w:after="240" w:line="360" w:lineRule="auto"/>
        <w:ind w:left="720"/>
        <w:jc w:val="both"/>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t>Discussion</w:t>
      </w:r>
    </w:p>
    <w:p w14:paraId="6E97F168" w14:textId="60DCB9FB" w:rsidR="009810ED" w:rsidRPr="009810ED" w:rsidRDefault="009810ED" w:rsidP="00D47611">
      <w:pPr>
        <w:spacing w:afterLines="100" w:after="240" w:line="360" w:lineRule="auto"/>
        <w:jc w:val="both"/>
        <w:rPr>
          <w:rFonts w:ascii="Times New Roman" w:hAnsi="Times New Roman" w:cs="Times New Roman"/>
        </w:rPr>
      </w:pPr>
      <w:r w:rsidRPr="009810ED">
        <w:rPr>
          <w:rFonts w:ascii="Times New Roman" w:hAnsi="Times New Roman" w:cs="Times New Roman"/>
        </w:rPr>
        <w:t xml:space="preserve">As the labor market returns to a bachelor's degree have grown and </w:t>
      </w:r>
      <w:r>
        <w:rPr>
          <w:rFonts w:ascii="Times New Roman" w:hAnsi="Times New Roman" w:cs="Times New Roman"/>
        </w:rPr>
        <w:t xml:space="preserve">labor demand for credentialled workers continues to rise, the </w:t>
      </w:r>
      <w:r w:rsidR="00D47611">
        <w:rPr>
          <w:rFonts w:ascii="Times New Roman" w:hAnsi="Times New Roman" w:cs="Times New Roman"/>
        </w:rPr>
        <w:t>issue</w:t>
      </w:r>
      <w:r>
        <w:rPr>
          <w:rFonts w:ascii="Times New Roman" w:hAnsi="Times New Roman" w:cs="Times New Roman"/>
        </w:rPr>
        <w:t xml:space="preserve"> of ensuring access to bachelor’s degree</w:t>
      </w:r>
      <w:r w:rsidR="00D47611">
        <w:rPr>
          <w:rFonts w:ascii="Times New Roman" w:hAnsi="Times New Roman" w:cs="Times New Roman"/>
        </w:rPr>
        <w:t xml:space="preserve">s </w:t>
      </w:r>
      <w:r>
        <w:rPr>
          <w:rFonts w:ascii="Times New Roman" w:hAnsi="Times New Roman" w:cs="Times New Roman"/>
        </w:rPr>
        <w:t xml:space="preserve">for all students has </w:t>
      </w:r>
      <w:r w:rsidR="00D47611">
        <w:rPr>
          <w:rFonts w:ascii="Times New Roman" w:hAnsi="Times New Roman" w:cs="Times New Roman"/>
        </w:rPr>
        <w:t>gained the</w:t>
      </w:r>
      <w:r>
        <w:rPr>
          <w:rFonts w:ascii="Times New Roman" w:hAnsi="Times New Roman" w:cs="Times New Roman"/>
        </w:rPr>
        <w:t xml:space="preserve"> focus of policymakers across the country.</w:t>
      </w:r>
      <w:r w:rsidRPr="009810ED">
        <w:rPr>
          <w:rFonts w:ascii="Times New Roman" w:hAnsi="Times New Roman" w:cs="Times New Roman"/>
        </w:rPr>
        <w:t xml:space="preserve"> </w:t>
      </w:r>
      <w:r>
        <w:rPr>
          <w:rFonts w:ascii="Times New Roman" w:hAnsi="Times New Roman" w:cs="Times New Roman"/>
        </w:rPr>
        <w:t xml:space="preserve">Community college baccalaureate degrees represent one solution to this </w:t>
      </w:r>
      <w:r w:rsidR="00D47611">
        <w:rPr>
          <w:rFonts w:ascii="Times New Roman" w:hAnsi="Times New Roman" w:cs="Times New Roman"/>
        </w:rPr>
        <w:t>policy problem: leveraging the</w:t>
      </w:r>
      <w:r w:rsidRPr="009810ED">
        <w:rPr>
          <w:rFonts w:ascii="Times New Roman" w:hAnsi="Times New Roman" w:cs="Times New Roman"/>
        </w:rPr>
        <w:t xml:space="preserve"> geographic, financial, and academic accessibility of community colleges to deliver a bachelor's degree without requiring students to navigate the transfer process. Yet the promise of CCBs as a mechanism for closing attainment and earnings gaps hinges critically on whether employers recognize and value them. This paper offers the first causal evidence on that question</w:t>
      </w:r>
      <w:r w:rsidR="00D47611">
        <w:rPr>
          <w:rFonts w:ascii="Times New Roman" w:hAnsi="Times New Roman" w:cs="Times New Roman"/>
        </w:rPr>
        <w:t xml:space="preserve"> in a pilot setting</w:t>
      </w:r>
      <w:r w:rsidRPr="009810ED">
        <w:rPr>
          <w:rFonts w:ascii="Times New Roman" w:hAnsi="Times New Roman" w:cs="Times New Roman"/>
        </w:rPr>
        <w:t>.</w:t>
      </w:r>
    </w:p>
    <w:p w14:paraId="3A428CEA" w14:textId="1FD54484" w:rsidR="00940212" w:rsidRPr="00940212" w:rsidRDefault="009810ED" w:rsidP="00940212">
      <w:pPr>
        <w:spacing w:afterLines="100" w:after="240" w:line="360" w:lineRule="auto"/>
        <w:jc w:val="both"/>
        <w:rPr>
          <w:rFonts w:ascii="Times New Roman" w:hAnsi="Times New Roman" w:cs="Times New Roman"/>
        </w:rPr>
      </w:pPr>
      <w:r w:rsidRPr="009810ED">
        <w:rPr>
          <w:rFonts w:ascii="Times New Roman" w:hAnsi="Times New Roman" w:cs="Times New Roman"/>
        </w:rPr>
        <w:t>Using a resume audit study in the early childhood education labor market</w:t>
      </w:r>
      <w:r w:rsidR="00D47611">
        <w:rPr>
          <w:rFonts w:ascii="Times New Roman" w:hAnsi="Times New Roman" w:cs="Times New Roman"/>
        </w:rPr>
        <w:t xml:space="preserve">s </w:t>
      </w:r>
      <w:r w:rsidRPr="009810ED">
        <w:rPr>
          <w:rFonts w:ascii="Times New Roman" w:hAnsi="Times New Roman" w:cs="Times New Roman"/>
        </w:rPr>
        <w:t xml:space="preserve">across Dallas, TX and Seattle, WA, we find </w:t>
      </w:r>
      <w:r w:rsidR="00940212">
        <w:rPr>
          <w:rFonts w:ascii="Times New Roman" w:hAnsi="Times New Roman" w:cs="Times New Roman"/>
        </w:rPr>
        <w:t>no evidence that CCB graduates experience any statistically or economically significant penalties compared to traditional bachelor’s degree or associate degree graduates. W</w:t>
      </w:r>
      <w:r w:rsidR="00940212" w:rsidRPr="00940212">
        <w:rPr>
          <w:rFonts w:ascii="Times New Roman" w:hAnsi="Times New Roman" w:cs="Times New Roman"/>
        </w:rPr>
        <w:t>e can rule out negative effects</w:t>
      </w:r>
      <w:r w:rsidR="00940212">
        <w:rPr>
          <w:rFonts w:ascii="Times New Roman" w:hAnsi="Times New Roman" w:cs="Times New Roman"/>
        </w:rPr>
        <w:t xml:space="preserve"> </w:t>
      </w:r>
      <w:r w:rsidR="00940212" w:rsidRPr="00940212">
        <w:rPr>
          <w:rFonts w:ascii="Times New Roman" w:hAnsi="Times New Roman" w:cs="Times New Roman"/>
        </w:rPr>
        <w:t>relative to traditional bachelor's degree holders larger than 0.8 percentage points—roughly 3.7 percent of the baseline mean—for positive callbacks and interview requests. These estimates are stable to the iterative inclusion of controls for applicant characteristics, resume features, job posting characteristics, and submitting RA identity.</w:t>
      </w:r>
    </w:p>
    <w:p w14:paraId="2624C580" w14:textId="51402053" w:rsidR="00940212" w:rsidRPr="00940212" w:rsidRDefault="00940212" w:rsidP="00940212">
      <w:pPr>
        <w:spacing w:afterLines="100" w:after="240" w:line="360" w:lineRule="auto"/>
        <w:jc w:val="both"/>
        <w:rPr>
          <w:rFonts w:ascii="Times New Roman" w:hAnsi="Times New Roman" w:cs="Times New Roman"/>
        </w:rPr>
      </w:pPr>
      <w:r w:rsidRPr="00940212">
        <w:rPr>
          <w:rFonts w:ascii="Times New Roman" w:hAnsi="Times New Roman" w:cs="Times New Roman"/>
        </w:rPr>
        <w:t xml:space="preserve">Our preliminary employer survey results provide important interpretive context for these findings. ECE employers in our sample rate work experience as by far the most important resume characteristic for entry-level hiring, with degree type and field of study ranked considerably lower, and the specific institution attended rated nearly irrelevant. Open-ended responses repeatedly emphasize experience, personality, and reliability as primary drivers of hiring decisions. Taken together, these patterns are consistent with a labor market that is both extremely tight and highly </w:t>
      </w:r>
      <w:r w:rsidRPr="00940212">
        <w:rPr>
          <w:rFonts w:ascii="Times New Roman" w:hAnsi="Times New Roman" w:cs="Times New Roman"/>
        </w:rPr>
        <w:lastRenderedPageBreak/>
        <w:t>constrained by salary budgets—conditions under which employers may be willing, or even prefer, to hire CCB and AA holders who offer comparable credentials at a lower expected cost. This interpretation is further supported by the salary gradient observed in the survey vignette, where respondents offered CCB holders starting salaries between those of AA and traditional BA holders—a pattern consistent with our descriptive national earnings analysis (Acton et al., 2025)</w:t>
      </w:r>
      <w:r w:rsidR="00BE4102">
        <w:rPr>
          <w:rFonts w:ascii="Times New Roman" w:hAnsi="Times New Roman" w:cs="Times New Roman"/>
        </w:rPr>
        <w:t>.</w:t>
      </w:r>
    </w:p>
    <w:p w14:paraId="6BB986D4" w14:textId="52B9AD12" w:rsidR="00940212" w:rsidRPr="00940212" w:rsidRDefault="00940212" w:rsidP="00940212">
      <w:pPr>
        <w:spacing w:afterLines="100" w:after="240" w:line="360" w:lineRule="auto"/>
        <w:jc w:val="both"/>
        <w:rPr>
          <w:rFonts w:ascii="Times New Roman" w:hAnsi="Times New Roman" w:cs="Times New Roman"/>
        </w:rPr>
      </w:pPr>
      <w:r w:rsidRPr="00940212">
        <w:rPr>
          <w:rFonts w:ascii="Times New Roman" w:hAnsi="Times New Roman" w:cs="Times New Roman"/>
        </w:rPr>
        <w:t>Several important caveats apply. Our pilot study is necessarily limited in scope, focusing on a single field of study in two labor markets over a 17-week submission window. ECE is characterized by specific features</w:t>
      </w:r>
      <w:r w:rsidR="00BE4102">
        <w:rPr>
          <w:rFonts w:ascii="Times New Roman" w:hAnsi="Times New Roman" w:cs="Times New Roman"/>
        </w:rPr>
        <w:t xml:space="preserve">, including </w:t>
      </w:r>
      <w:r w:rsidRPr="00940212">
        <w:rPr>
          <w:rFonts w:ascii="Times New Roman" w:hAnsi="Times New Roman" w:cs="Times New Roman"/>
        </w:rPr>
        <w:t>persistent labor shortages, constrained salary budgets, and relatively low postsecondary education requirements</w:t>
      </w:r>
      <w:r w:rsidR="00BE4102">
        <w:rPr>
          <w:rFonts w:ascii="Times New Roman" w:hAnsi="Times New Roman" w:cs="Times New Roman"/>
        </w:rPr>
        <w:t xml:space="preserve">, </w:t>
      </w:r>
      <w:r w:rsidRPr="00940212">
        <w:rPr>
          <w:rFonts w:ascii="Times New Roman" w:hAnsi="Times New Roman" w:cs="Times New Roman"/>
        </w:rPr>
        <w:t>that may not generalize to other industries or settings in which CCBs are offered, such as business or health professions. Additionally, our study speaks to employer callback behavior rather than to the wages that CCB graduates ultimately earn, and these may reflect distinct margins of employer response. The interaction of degree type with applicant race and ethnicity also remains an important open question: while we do not detect statistically significant heterogeneity across racial-ethnic groups in this pilot, our power for detecting such effects is limited, and the overrepresentation of women of color in the ECE workforce</w:t>
      </w:r>
      <w:r w:rsidR="00BE4102">
        <w:rPr>
          <w:rFonts w:ascii="Times New Roman" w:hAnsi="Times New Roman" w:cs="Times New Roman"/>
        </w:rPr>
        <w:t>—</w:t>
      </w:r>
      <w:r w:rsidRPr="00940212">
        <w:rPr>
          <w:rFonts w:ascii="Times New Roman" w:hAnsi="Times New Roman" w:cs="Times New Roman"/>
        </w:rPr>
        <w:t>often in the lowest-paid positions—makes this a particularly consequential dimension to examine as the study scales up.</w:t>
      </w:r>
    </w:p>
    <w:p w14:paraId="7E3766BD" w14:textId="14EE72C2" w:rsidR="00900400" w:rsidRPr="008E5653" w:rsidRDefault="00940212" w:rsidP="00BE4102">
      <w:pPr>
        <w:spacing w:afterLines="100" w:after="240" w:line="360" w:lineRule="auto"/>
        <w:jc w:val="both"/>
        <w:rPr>
          <w:rFonts w:ascii="Times New Roman" w:eastAsia="Times New Roman" w:hAnsi="Times New Roman" w:cs="Times New Roman"/>
          <w:b/>
          <w:bCs/>
          <w:smallCaps/>
          <w:color w:val="000000" w:themeColor="text1"/>
        </w:rPr>
      </w:pPr>
      <w:r w:rsidRPr="00940212">
        <w:rPr>
          <w:rFonts w:ascii="Times New Roman" w:hAnsi="Times New Roman" w:cs="Times New Roman"/>
        </w:rPr>
        <w:t xml:space="preserve">We are currently designing a full study that will address many of these limitations directly. By extending the audit to additional fields and labor markets that vary in CCB program saturation and employer familiarity, we </w:t>
      </w:r>
      <w:r w:rsidR="00BE4102">
        <w:rPr>
          <w:rFonts w:ascii="Times New Roman" w:hAnsi="Times New Roman" w:cs="Times New Roman"/>
        </w:rPr>
        <w:t>hope to</w:t>
      </w:r>
      <w:r w:rsidRPr="00940212">
        <w:rPr>
          <w:rFonts w:ascii="Times New Roman" w:hAnsi="Times New Roman" w:cs="Times New Roman"/>
        </w:rPr>
        <w:t xml:space="preserve"> assess the generalizability of the patterns documented here and explore heterogeneity with greater statistical precision. Nonetheless, the findings from this pilot offer an early </w:t>
      </w:r>
      <w:r w:rsidR="00BE4102">
        <w:rPr>
          <w:rFonts w:ascii="Times New Roman" w:hAnsi="Times New Roman" w:cs="Times New Roman"/>
        </w:rPr>
        <w:t>signal that</w:t>
      </w:r>
      <w:r w:rsidRPr="00940212">
        <w:rPr>
          <w:rFonts w:ascii="Times New Roman" w:hAnsi="Times New Roman" w:cs="Times New Roman"/>
        </w:rPr>
        <w:t xml:space="preserve"> CCB </w:t>
      </w:r>
      <w:r w:rsidR="00BE4102">
        <w:rPr>
          <w:rFonts w:ascii="Times New Roman" w:hAnsi="Times New Roman" w:cs="Times New Roman"/>
        </w:rPr>
        <w:t xml:space="preserve">graduates are not experiencing a significant penalty in the ECE labor market, a </w:t>
      </w:r>
      <w:r w:rsidRPr="00940212">
        <w:rPr>
          <w:rFonts w:ascii="Times New Roman" w:hAnsi="Times New Roman" w:cs="Times New Roman"/>
        </w:rPr>
        <w:t>meaningful result given prior concerns that this new credential might be discounted by employers. As the CCB policy landscape continues to evolve</w:t>
      </w:r>
      <w:r w:rsidR="00BE4102">
        <w:rPr>
          <w:rFonts w:ascii="Times New Roman" w:hAnsi="Times New Roman" w:cs="Times New Roman"/>
        </w:rPr>
        <w:t xml:space="preserve">, </w:t>
      </w:r>
      <w:r w:rsidRPr="00940212">
        <w:rPr>
          <w:rFonts w:ascii="Times New Roman" w:hAnsi="Times New Roman" w:cs="Times New Roman"/>
        </w:rPr>
        <w:t xml:space="preserve">ongoing attention </w:t>
      </w:r>
      <w:r w:rsidR="00BE4102">
        <w:rPr>
          <w:rFonts w:ascii="Times New Roman" w:hAnsi="Times New Roman" w:cs="Times New Roman"/>
        </w:rPr>
        <w:t>to the returns to these degrees relative to existing alternatives</w:t>
      </w:r>
      <w:r w:rsidRPr="00940212">
        <w:rPr>
          <w:rFonts w:ascii="Times New Roman" w:hAnsi="Times New Roman" w:cs="Times New Roman"/>
        </w:rPr>
        <w:t xml:space="preserve"> will be essential for assessing whether this pathway can deliver on its promise </w:t>
      </w:r>
      <w:r w:rsidR="00BE4102">
        <w:rPr>
          <w:rFonts w:ascii="Times New Roman" w:hAnsi="Times New Roman" w:cs="Times New Roman"/>
        </w:rPr>
        <w:t>of</w:t>
      </w:r>
      <w:r w:rsidRPr="00940212">
        <w:rPr>
          <w:rFonts w:ascii="Times New Roman" w:hAnsi="Times New Roman" w:cs="Times New Roman"/>
        </w:rPr>
        <w:t xml:space="preserve"> broadening access to </w:t>
      </w:r>
      <w:r w:rsidR="00BE4102">
        <w:rPr>
          <w:rFonts w:ascii="Times New Roman" w:hAnsi="Times New Roman" w:cs="Times New Roman"/>
        </w:rPr>
        <w:t xml:space="preserve">the </w:t>
      </w:r>
      <w:r w:rsidRPr="00940212">
        <w:rPr>
          <w:rFonts w:ascii="Times New Roman" w:hAnsi="Times New Roman" w:cs="Times New Roman"/>
        </w:rPr>
        <w:t>bachelor's degree</w:t>
      </w:r>
      <w:r w:rsidR="00BE4102">
        <w:rPr>
          <w:rFonts w:ascii="Times New Roman" w:hAnsi="Times New Roman" w:cs="Times New Roman"/>
        </w:rPr>
        <w:t>.</w:t>
      </w:r>
    </w:p>
    <w:p w14:paraId="79C16B6B" w14:textId="0081CAB0" w:rsidR="00900400" w:rsidRDefault="00900400">
      <w:pPr>
        <w:spacing w:after="160" w:line="278" w:lineRule="auto"/>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br w:type="page"/>
      </w:r>
    </w:p>
    <w:p w14:paraId="012C7437" w14:textId="3A9C8173" w:rsidR="00CF463B" w:rsidRPr="007207FF" w:rsidRDefault="00CF463B" w:rsidP="00E635ED">
      <w:pPr>
        <w:spacing w:afterLines="60" w:after="144"/>
        <w:rPr>
          <w:rFonts w:ascii="Times New Roman" w:hAnsi="Times New Roman" w:cs="Times New Roman"/>
          <w:b/>
          <w:bCs/>
          <w:u w:val="single"/>
          <w:lang w:val="es-CO"/>
        </w:rPr>
      </w:pPr>
      <w:r w:rsidRPr="007207FF">
        <w:rPr>
          <w:rFonts w:ascii="Times New Roman" w:hAnsi="Times New Roman" w:cs="Times New Roman"/>
          <w:b/>
          <w:bCs/>
          <w:u w:val="single"/>
          <w:lang w:val="es-CO"/>
        </w:rPr>
        <w:lastRenderedPageBreak/>
        <w:t>Refe</w:t>
      </w:r>
      <w:r w:rsidR="00EB75BF">
        <w:rPr>
          <w:rFonts w:ascii="Times New Roman" w:hAnsi="Times New Roman" w:cs="Times New Roman"/>
          <w:b/>
          <w:bCs/>
          <w:u w:val="single"/>
          <w:lang w:val="es-CO"/>
        </w:rPr>
        <w:t>r</w:t>
      </w:r>
      <w:r w:rsidRPr="007207FF">
        <w:rPr>
          <w:rFonts w:ascii="Times New Roman" w:hAnsi="Times New Roman" w:cs="Times New Roman"/>
          <w:b/>
          <w:bCs/>
          <w:u w:val="single"/>
          <w:lang w:val="es-CO"/>
        </w:rPr>
        <w:t>ences</w:t>
      </w:r>
    </w:p>
    <w:p w14:paraId="21731B74" w14:textId="211EDB04" w:rsidR="00CF463B" w:rsidRPr="00A54D9D" w:rsidRDefault="00CF463B" w:rsidP="00E635ED">
      <w:pPr>
        <w:spacing w:afterLines="60" w:after="144"/>
        <w:ind w:left="547" w:hanging="547"/>
        <w:jc w:val="both"/>
        <w:rPr>
          <w:rFonts w:ascii="Times New Roman" w:eastAsia="Times New Roman" w:hAnsi="Times New Roman" w:cs="Times New Roman"/>
        </w:rPr>
      </w:pPr>
      <w:r w:rsidRPr="007207FF">
        <w:rPr>
          <w:rFonts w:ascii="Times New Roman" w:eastAsia="Times New Roman" w:hAnsi="Times New Roman" w:cs="Times New Roman"/>
          <w:lang w:val="es-CO"/>
        </w:rPr>
        <w:t xml:space="preserve">Acton, Riley K., Kalena Cortes, and Camila Morales. </w:t>
      </w:r>
      <w:r w:rsidR="00467D58" w:rsidRPr="009019CD">
        <w:rPr>
          <w:rFonts w:ascii="Times New Roman" w:eastAsia="Times New Roman" w:hAnsi="Times New Roman" w:cs="Times New Roman"/>
        </w:rPr>
        <w:t xml:space="preserve">(2024). </w:t>
      </w:r>
      <w:r w:rsidRPr="00A54D9D">
        <w:rPr>
          <w:rFonts w:ascii="Times New Roman" w:eastAsia="Times New Roman" w:hAnsi="Times New Roman" w:cs="Times New Roman"/>
          <w:i/>
          <w:iCs/>
        </w:rPr>
        <w:t>Distance to Opportunity: Higher Education Deserts and College Enrollment Choices.</w:t>
      </w:r>
      <w:r w:rsidRPr="00A54D9D">
        <w:rPr>
          <w:rFonts w:ascii="Times New Roman" w:eastAsia="Times New Roman" w:hAnsi="Times New Roman" w:cs="Times New Roman"/>
        </w:rPr>
        <w:t xml:space="preserve"> National Bureau of Economic Research, No. 33085</w:t>
      </w:r>
      <w:r w:rsidR="00467D58">
        <w:rPr>
          <w:rFonts w:ascii="Times New Roman" w:eastAsia="Times New Roman" w:hAnsi="Times New Roman" w:cs="Times New Roman"/>
        </w:rPr>
        <w:t>.</w:t>
      </w:r>
    </w:p>
    <w:p w14:paraId="57F0F0D4" w14:textId="77777777" w:rsidR="00CF463B"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Acton, Riley, Kalena E. Cortes, Lois Miller, and Camila Morales. (2024). </w:t>
      </w:r>
      <w:r w:rsidRPr="00A54D9D">
        <w:rPr>
          <w:rFonts w:ascii="Times New Roman" w:eastAsia="Times New Roman" w:hAnsi="Times New Roman" w:cs="Times New Roman"/>
          <w:i/>
          <w:iCs/>
        </w:rPr>
        <w:t>Distance to Degrees: How College Proximity Shapes Students’ Enrollment Choices and Attainment Across Race and ethnicity and Socioeconomic Status</w:t>
      </w:r>
      <w:r w:rsidRPr="00A54D9D">
        <w:rPr>
          <w:rFonts w:ascii="Times New Roman" w:eastAsia="Times New Roman" w:hAnsi="Times New Roman" w:cs="Times New Roman"/>
        </w:rPr>
        <w:t>. National Bureau of Economic Research, No. 33337, January 2025.</w:t>
      </w:r>
    </w:p>
    <w:p w14:paraId="5153E97E" w14:textId="79D8F104" w:rsidR="00CF463B" w:rsidRPr="00A54D9D" w:rsidRDefault="00022B53" w:rsidP="00E635ED">
      <w:pPr>
        <w:spacing w:afterLines="60" w:after="144"/>
        <w:ind w:left="547" w:hanging="547"/>
        <w:jc w:val="both"/>
        <w:rPr>
          <w:rFonts w:ascii="Times New Roman" w:eastAsia="Times New Roman" w:hAnsi="Times New Roman" w:cs="Times New Roman"/>
        </w:rPr>
      </w:pPr>
      <w:r w:rsidRPr="00A76854">
        <w:rPr>
          <w:rFonts w:ascii="Times New Roman" w:eastAsia="Times New Roman" w:hAnsi="Times New Roman" w:cs="Times New Roman"/>
        </w:rPr>
        <w:t>Riley K. Acton, Camila Morales, Kalena Cortes, Julia A. Turner, and Lois Miller, "Community College Bachelor’s Degrees: How CCB Graduates’ Earnings Compare to AAs and BAs," NBER Working Paper 34684 (2026), https://doi.org/10.3386/w34684.</w:t>
      </w:r>
      <w:r w:rsidR="00CF463B" w:rsidRPr="00A54D9D">
        <w:rPr>
          <w:rFonts w:ascii="Times New Roman" w:eastAsia="Times New Roman" w:hAnsi="Times New Roman" w:cs="Times New Roman"/>
        </w:rPr>
        <w:t xml:space="preserve">Ashworth, Jared, and Tyler Ransom. </w:t>
      </w:r>
      <w:r w:rsidR="00467D58">
        <w:rPr>
          <w:rFonts w:ascii="Times New Roman" w:eastAsia="Times New Roman" w:hAnsi="Times New Roman" w:cs="Times New Roman"/>
        </w:rPr>
        <w:t xml:space="preserve">(2019). </w:t>
      </w:r>
      <w:r w:rsidR="00CF463B" w:rsidRPr="00A54D9D">
        <w:rPr>
          <w:rFonts w:ascii="Times New Roman" w:eastAsia="Times New Roman" w:hAnsi="Times New Roman" w:cs="Times New Roman"/>
        </w:rPr>
        <w:t xml:space="preserve">“Has the College Wage Premium Continued to Rise? Evidence from Multiple US Surveys.” </w:t>
      </w:r>
      <w:r w:rsidR="00CF463B" w:rsidRPr="00A54D9D">
        <w:rPr>
          <w:rFonts w:ascii="Times New Roman" w:eastAsia="Times New Roman" w:hAnsi="Times New Roman" w:cs="Times New Roman"/>
          <w:i/>
          <w:iCs/>
        </w:rPr>
        <w:t>Economics of Education Review</w:t>
      </w:r>
      <w:r w:rsidR="00CF463B" w:rsidRPr="00A54D9D">
        <w:rPr>
          <w:rFonts w:ascii="Times New Roman" w:eastAsia="Times New Roman" w:hAnsi="Times New Roman" w:cs="Times New Roman"/>
        </w:rPr>
        <w:t xml:space="preserve"> 69</w:t>
      </w:r>
      <w:r w:rsidR="00467D58">
        <w:rPr>
          <w:rFonts w:ascii="Times New Roman" w:eastAsia="Times New Roman" w:hAnsi="Times New Roman" w:cs="Times New Roman"/>
        </w:rPr>
        <w:t xml:space="preserve">: </w:t>
      </w:r>
      <w:r w:rsidR="00CF463B" w:rsidRPr="00A54D9D">
        <w:rPr>
          <w:rFonts w:ascii="Times New Roman" w:eastAsia="Times New Roman" w:hAnsi="Times New Roman" w:cs="Times New Roman"/>
        </w:rPr>
        <w:t>149-154.</w:t>
      </w:r>
    </w:p>
    <w:p w14:paraId="1B315B4C" w14:textId="7AA6B8D0"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Austin, Lea J.E., Bethany Edwards, and Marcy Whitebook.</w:t>
      </w:r>
      <w:r w:rsidR="00467D58">
        <w:rPr>
          <w:rFonts w:ascii="Times New Roman" w:eastAsia="Times New Roman" w:hAnsi="Times New Roman" w:cs="Times New Roman"/>
        </w:rPr>
        <w:t xml:space="preserve"> (2019). </w:t>
      </w:r>
      <w:r w:rsidRPr="00A54D9D">
        <w:rPr>
          <w:rFonts w:ascii="Times New Roman" w:eastAsia="Times New Roman" w:hAnsi="Times New Roman" w:cs="Times New Roman"/>
        </w:rPr>
        <w:t>“Racial Wage Gaps in Early Education Employment.”</w:t>
      </w:r>
      <w:r w:rsidR="00467D58">
        <w:rPr>
          <w:rFonts w:ascii="Times New Roman" w:eastAsia="Times New Roman" w:hAnsi="Times New Roman" w:cs="Times New Roman"/>
        </w:rPr>
        <w:t xml:space="preserve"> </w:t>
      </w:r>
      <w:r w:rsidRPr="00A54D9D">
        <w:rPr>
          <w:rFonts w:ascii="Times New Roman" w:eastAsia="Times New Roman" w:hAnsi="Times New Roman" w:cs="Times New Roman"/>
        </w:rPr>
        <w:t>URL: https://cscce.berkeley.edu/publications/brief/racial-wage-gaps-in-early-education-employment/</w:t>
      </w:r>
    </w:p>
    <w:p w14:paraId="4F8821E3" w14:textId="77777777"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Autor David H. (2014). Skills, education, and the rise of earnings inequality among the “other 99 percent.” </w:t>
      </w:r>
      <w:r w:rsidRPr="00A54D9D">
        <w:rPr>
          <w:rFonts w:ascii="Times New Roman" w:eastAsia="Times New Roman" w:hAnsi="Times New Roman" w:cs="Times New Roman"/>
          <w:i/>
        </w:rPr>
        <w:t>Science</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344</w:t>
      </w:r>
      <w:r w:rsidRPr="00A54D9D">
        <w:rPr>
          <w:rFonts w:ascii="Times New Roman" w:eastAsia="Times New Roman" w:hAnsi="Times New Roman" w:cs="Times New Roman"/>
        </w:rPr>
        <w:t>(6186), 843–851.</w:t>
      </w:r>
    </w:p>
    <w:p w14:paraId="3488F2E8" w14:textId="77777777" w:rsidR="00CF463B"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Bertrand, M., &amp; Mullainathan, S. (2004). Are Emily and Greg More Employable Than Lakisha and Jamal? A Field Experiment on Labor Market Discrimination. </w:t>
      </w:r>
      <w:r w:rsidRPr="00A54D9D">
        <w:rPr>
          <w:rFonts w:ascii="Times New Roman" w:eastAsia="Times New Roman" w:hAnsi="Times New Roman" w:cs="Times New Roman"/>
          <w:i/>
        </w:rPr>
        <w:t>American Economic Review</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94</w:t>
      </w:r>
      <w:r w:rsidRPr="00A54D9D">
        <w:rPr>
          <w:rFonts w:ascii="Times New Roman" w:eastAsia="Times New Roman" w:hAnsi="Times New Roman" w:cs="Times New Roman"/>
        </w:rPr>
        <w:t xml:space="preserve">(4), 991–1013. </w:t>
      </w:r>
    </w:p>
    <w:p w14:paraId="5B3EC45C" w14:textId="04D934AD" w:rsidR="005356E3" w:rsidRDefault="005356E3" w:rsidP="00E635ED">
      <w:pPr>
        <w:spacing w:afterLines="60" w:after="144"/>
        <w:ind w:left="547" w:hanging="547"/>
        <w:jc w:val="both"/>
        <w:rPr>
          <w:rFonts w:ascii="Times New Roman" w:eastAsia="Times New Roman" w:hAnsi="Times New Roman" w:cs="Times New Roman"/>
        </w:rPr>
      </w:pPr>
      <w:r w:rsidRPr="005356E3">
        <w:rPr>
          <w:rFonts w:ascii="Times New Roman" w:eastAsia="Times New Roman" w:hAnsi="Times New Roman" w:cs="Times New Roman"/>
        </w:rPr>
        <w:t>Bureau of Labor Statistics</w:t>
      </w:r>
      <w:r>
        <w:rPr>
          <w:rFonts w:ascii="Times New Roman" w:eastAsia="Times New Roman" w:hAnsi="Times New Roman" w:cs="Times New Roman"/>
        </w:rPr>
        <w:t xml:space="preserve"> (BLS)</w:t>
      </w:r>
      <w:r w:rsidRPr="005356E3">
        <w:rPr>
          <w:rFonts w:ascii="Times New Roman" w:eastAsia="Times New Roman" w:hAnsi="Times New Roman" w:cs="Times New Roman"/>
        </w:rPr>
        <w:t>, U.S. Department of Labor. (2025</w:t>
      </w:r>
      <w:r>
        <w:rPr>
          <w:rFonts w:ascii="Times New Roman" w:eastAsia="Times New Roman" w:hAnsi="Times New Roman" w:cs="Times New Roman"/>
        </w:rPr>
        <w:t>a</w:t>
      </w:r>
      <w:r w:rsidRPr="005356E3">
        <w:rPr>
          <w:rFonts w:ascii="Times New Roman" w:eastAsia="Times New Roman" w:hAnsi="Times New Roman" w:cs="Times New Roman"/>
        </w:rPr>
        <w:t xml:space="preserve">). </w:t>
      </w:r>
      <w:r w:rsidRPr="005356E3">
        <w:rPr>
          <w:rFonts w:ascii="Times New Roman" w:eastAsia="Times New Roman" w:hAnsi="Times New Roman" w:cs="Times New Roman"/>
          <w:i/>
          <w:iCs/>
        </w:rPr>
        <w:t>Kindergarten and elementary school teachers.</w:t>
      </w:r>
      <w:r w:rsidRPr="005356E3">
        <w:rPr>
          <w:rFonts w:ascii="Times New Roman" w:eastAsia="Times New Roman" w:hAnsi="Times New Roman" w:cs="Times New Roman"/>
        </w:rPr>
        <w:t xml:space="preserve"> Occupational Outlook Handbook.</w:t>
      </w:r>
    </w:p>
    <w:p w14:paraId="13044C02" w14:textId="1BC67BEF" w:rsidR="005356E3" w:rsidRPr="00A54D9D" w:rsidRDefault="005356E3" w:rsidP="005356E3">
      <w:pPr>
        <w:spacing w:afterLines="60" w:after="144"/>
        <w:ind w:left="547" w:hanging="547"/>
        <w:jc w:val="both"/>
        <w:rPr>
          <w:rFonts w:ascii="Times New Roman" w:eastAsia="Times New Roman" w:hAnsi="Times New Roman" w:cs="Times New Roman"/>
        </w:rPr>
      </w:pPr>
      <w:r w:rsidRPr="005356E3">
        <w:rPr>
          <w:rFonts w:ascii="Times New Roman" w:eastAsia="Times New Roman" w:hAnsi="Times New Roman" w:cs="Times New Roman"/>
        </w:rPr>
        <w:t>Bureau of Labor Statistics</w:t>
      </w:r>
      <w:r>
        <w:rPr>
          <w:rFonts w:ascii="Times New Roman" w:eastAsia="Times New Roman" w:hAnsi="Times New Roman" w:cs="Times New Roman"/>
        </w:rPr>
        <w:t xml:space="preserve"> (BLS)</w:t>
      </w:r>
      <w:r w:rsidRPr="005356E3">
        <w:rPr>
          <w:rFonts w:ascii="Times New Roman" w:eastAsia="Times New Roman" w:hAnsi="Times New Roman" w:cs="Times New Roman"/>
        </w:rPr>
        <w:t>, U.S. Department of Labor. (2025</w:t>
      </w:r>
      <w:r>
        <w:rPr>
          <w:rFonts w:ascii="Times New Roman" w:eastAsia="Times New Roman" w:hAnsi="Times New Roman" w:cs="Times New Roman"/>
        </w:rPr>
        <w:t>b</w:t>
      </w:r>
      <w:r w:rsidRPr="005356E3">
        <w:rPr>
          <w:rFonts w:ascii="Times New Roman" w:eastAsia="Times New Roman" w:hAnsi="Times New Roman" w:cs="Times New Roman"/>
        </w:rPr>
        <w:t xml:space="preserve">). </w:t>
      </w:r>
      <w:r>
        <w:rPr>
          <w:rFonts w:ascii="Times New Roman" w:eastAsia="Times New Roman" w:hAnsi="Times New Roman" w:cs="Times New Roman"/>
          <w:i/>
          <w:iCs/>
        </w:rPr>
        <w:t>Preschool teachers</w:t>
      </w:r>
      <w:r w:rsidRPr="005356E3">
        <w:rPr>
          <w:rFonts w:ascii="Times New Roman" w:eastAsia="Times New Roman" w:hAnsi="Times New Roman" w:cs="Times New Roman"/>
          <w:i/>
          <w:iCs/>
        </w:rPr>
        <w:t>.</w:t>
      </w:r>
      <w:r w:rsidRPr="005356E3">
        <w:rPr>
          <w:rFonts w:ascii="Times New Roman" w:eastAsia="Times New Roman" w:hAnsi="Times New Roman" w:cs="Times New Roman"/>
        </w:rPr>
        <w:t xml:space="preserve"> Occupational Outlook Handbook.</w:t>
      </w:r>
    </w:p>
    <w:p w14:paraId="04DB8846" w14:textId="30BE45C0"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Cahalan, Margaret W., Marisha Addison, Nicole Brunt, Pooja R. Patel, and Laura W. Perna.</w:t>
      </w:r>
      <w:r w:rsidR="00467D58">
        <w:rPr>
          <w:rFonts w:ascii="Times New Roman" w:eastAsia="Times New Roman" w:hAnsi="Times New Roman" w:cs="Times New Roman"/>
        </w:rPr>
        <w:t xml:space="preserve"> (2021).</w:t>
      </w:r>
      <w:r w:rsidRPr="00A54D9D">
        <w:rPr>
          <w:rFonts w:ascii="Times New Roman" w:eastAsia="Times New Roman" w:hAnsi="Times New Roman" w:cs="Times New Roman"/>
        </w:rPr>
        <w:t xml:space="preserve"> “Indicators of Higher Education Equity in the United States: 2021 Historical Trend Report.” </w:t>
      </w:r>
      <w:r w:rsidRPr="00A54D9D">
        <w:rPr>
          <w:rFonts w:ascii="Times New Roman" w:eastAsia="Times New Roman" w:hAnsi="Times New Roman" w:cs="Times New Roman"/>
          <w:i/>
          <w:iCs/>
        </w:rPr>
        <w:t>Pell Institute for the Study of Opportunity in Higher Education</w:t>
      </w:r>
      <w:r w:rsidR="00467D58">
        <w:rPr>
          <w:rFonts w:ascii="Times New Roman" w:eastAsia="Times New Roman" w:hAnsi="Times New Roman" w:cs="Times New Roman"/>
        </w:rPr>
        <w:t>.</w:t>
      </w:r>
    </w:p>
    <w:p w14:paraId="05E25C21" w14:textId="77777777" w:rsidR="00022B53" w:rsidRPr="00A76854" w:rsidRDefault="00022B53" w:rsidP="00022B53">
      <w:pPr>
        <w:spacing w:afterLines="60" w:after="144"/>
        <w:ind w:left="547" w:hanging="547"/>
        <w:jc w:val="both"/>
        <w:rPr>
          <w:rFonts w:ascii="Times New Roman" w:eastAsia="Times New Roman" w:hAnsi="Times New Roman" w:cs="Times New Roman"/>
        </w:rPr>
      </w:pPr>
      <w:r w:rsidRPr="00A76854">
        <w:rPr>
          <w:rFonts w:ascii="Times New Roman" w:eastAsia="Times New Roman" w:hAnsi="Times New Roman" w:cs="Times New Roman"/>
        </w:rPr>
        <w:t xml:space="preserve">Carnevale, Anthony P., Nicole Smith, and Jeff Strohl. Recovery: Job Growth and Education Requirements through 2020. Washington, DC: Georgetown University Center on Education and the Workforce, 2013. </w:t>
      </w:r>
    </w:p>
    <w:p w14:paraId="57F50CE4" w14:textId="77777777" w:rsidR="00022B53" w:rsidRDefault="00022B53" w:rsidP="00022B53">
      <w:pPr>
        <w:spacing w:afterLines="60" w:after="144"/>
        <w:ind w:left="547" w:hanging="547"/>
        <w:jc w:val="both"/>
        <w:rPr>
          <w:rFonts w:ascii="Times New Roman" w:eastAsia="Times New Roman" w:hAnsi="Times New Roman" w:cs="Times New Roman"/>
        </w:rPr>
      </w:pPr>
      <w:r w:rsidRPr="00A76854">
        <w:rPr>
          <w:rFonts w:ascii="Times New Roman" w:eastAsia="Times New Roman" w:hAnsi="Times New Roman" w:cs="Times New Roman"/>
        </w:rPr>
        <w:t>Carnevale, Anthony P., Nicole Smith,</w:t>
      </w:r>
      <w:r>
        <w:rPr>
          <w:rFonts w:ascii="Times New Roman" w:eastAsia="Times New Roman" w:hAnsi="Times New Roman" w:cs="Times New Roman"/>
        </w:rPr>
        <w:t xml:space="preserve"> Martin Van Der Werf, and Michael C. Quinn. After Everything: Projections of Jobs, Education, and Training Requirements through 2031. </w:t>
      </w:r>
      <w:r w:rsidRPr="00A76854">
        <w:rPr>
          <w:rFonts w:ascii="Times New Roman" w:eastAsia="Times New Roman" w:hAnsi="Times New Roman" w:cs="Times New Roman"/>
        </w:rPr>
        <w:t>Washington, DC: Georgetown University Center on Education and the Workforce,</w:t>
      </w:r>
      <w:r>
        <w:rPr>
          <w:rFonts w:ascii="Times New Roman" w:eastAsia="Times New Roman" w:hAnsi="Times New Roman" w:cs="Times New Roman"/>
        </w:rPr>
        <w:t xml:space="preserve"> 2023.</w:t>
      </w:r>
    </w:p>
    <w:p w14:paraId="75079EAC" w14:textId="77777777"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Cellini, S. R., &amp; Chaudhary, L. (2014). The labor market returns to a for-profit college education. </w:t>
      </w:r>
      <w:r w:rsidRPr="00A54D9D">
        <w:rPr>
          <w:rFonts w:ascii="Times New Roman" w:eastAsia="Times New Roman" w:hAnsi="Times New Roman" w:cs="Times New Roman"/>
          <w:i/>
        </w:rPr>
        <w:t>Economics of Education Review</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43</w:t>
      </w:r>
      <w:r w:rsidRPr="00A54D9D">
        <w:rPr>
          <w:rFonts w:ascii="Times New Roman" w:eastAsia="Times New Roman" w:hAnsi="Times New Roman" w:cs="Times New Roman"/>
        </w:rPr>
        <w:t xml:space="preserve">, 125–140. </w:t>
      </w:r>
    </w:p>
    <w:p w14:paraId="405F23FF" w14:textId="0E86A906"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Chetty, Raj, John N. Friedman, Emmanuel Saez, Nicholas Turner, and Danny Yagan. </w:t>
      </w:r>
      <w:r w:rsidR="00467D58">
        <w:rPr>
          <w:rFonts w:ascii="Times New Roman" w:eastAsia="Times New Roman" w:hAnsi="Times New Roman" w:cs="Times New Roman"/>
        </w:rPr>
        <w:t xml:space="preserve">(2020). </w:t>
      </w:r>
      <w:r w:rsidRPr="00A54D9D">
        <w:rPr>
          <w:rFonts w:ascii="Times New Roman" w:eastAsia="Times New Roman" w:hAnsi="Times New Roman" w:cs="Times New Roman"/>
        </w:rPr>
        <w:t>“Income Segregation and Intergenerational Mobility Across Colleges in the United States.” The Quarterly Journal of Economics 135, no. 3: 1567-1633.</w:t>
      </w:r>
    </w:p>
    <w:p w14:paraId="73F7779D" w14:textId="0705EF40"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lastRenderedPageBreak/>
        <w:t>Cominole, Melissa Biber.</w:t>
      </w:r>
      <w:r w:rsidR="00467D58">
        <w:rPr>
          <w:rFonts w:ascii="Times New Roman" w:eastAsia="Times New Roman" w:hAnsi="Times New Roman" w:cs="Times New Roman"/>
        </w:rPr>
        <w:t xml:space="preserve"> (2017).</w:t>
      </w:r>
      <w:r w:rsidRPr="00A54D9D">
        <w:rPr>
          <w:rFonts w:ascii="Times New Roman" w:eastAsia="Times New Roman" w:hAnsi="Times New Roman" w:cs="Times New Roman"/>
        </w:rPr>
        <w:t xml:space="preserve"> </w:t>
      </w:r>
      <w:r w:rsidR="00467D58">
        <w:rPr>
          <w:rFonts w:ascii="Times New Roman" w:eastAsia="Times New Roman" w:hAnsi="Times New Roman" w:cs="Times New Roman"/>
        </w:rPr>
        <w:t>“</w:t>
      </w:r>
      <w:r w:rsidRPr="00A54D9D">
        <w:rPr>
          <w:rFonts w:ascii="Times New Roman" w:eastAsia="Times New Roman" w:hAnsi="Times New Roman" w:cs="Times New Roman"/>
        </w:rPr>
        <w:t>Employment Outcomes for Graduates of Washington State's Applied Baccalaureate Degree Programs.</w:t>
      </w:r>
      <w:r w:rsidR="00467D58">
        <w:rPr>
          <w:rFonts w:ascii="Times New Roman" w:eastAsia="Times New Roman" w:hAnsi="Times New Roman" w:cs="Times New Roman"/>
        </w:rPr>
        <w:t>”</w:t>
      </w:r>
    </w:p>
    <w:p w14:paraId="783E8E7F" w14:textId="4866E00D" w:rsidR="00AB4272" w:rsidRDefault="00CF463B" w:rsidP="00AB4272">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Community College Baccalaureate Association (CCBA). </w:t>
      </w:r>
      <w:r w:rsidR="00467D58">
        <w:rPr>
          <w:rFonts w:ascii="Times New Roman" w:eastAsia="Times New Roman" w:hAnsi="Times New Roman" w:cs="Times New Roman"/>
        </w:rPr>
        <w:t>(</w:t>
      </w:r>
      <w:r w:rsidRPr="00A54D9D">
        <w:rPr>
          <w:rFonts w:ascii="Times New Roman" w:eastAsia="Times New Roman" w:hAnsi="Times New Roman" w:cs="Times New Roman"/>
        </w:rPr>
        <w:t>2024</w:t>
      </w:r>
      <w:r w:rsidR="00467D58">
        <w:rPr>
          <w:rFonts w:ascii="Times New Roman" w:eastAsia="Times New Roman" w:hAnsi="Times New Roman" w:cs="Times New Roman"/>
        </w:rPr>
        <w:t>)</w:t>
      </w:r>
      <w:r w:rsidRPr="00A54D9D">
        <w:rPr>
          <w:rFonts w:ascii="Times New Roman" w:eastAsia="Times New Roman" w:hAnsi="Times New Roman" w:cs="Times New Roman"/>
        </w:rPr>
        <w:t xml:space="preserve">. URL: </w:t>
      </w:r>
      <w:hyperlink r:id="rId10" w:history="1">
        <w:r w:rsidR="00AB4272" w:rsidRPr="00C43367">
          <w:rPr>
            <w:rStyle w:val="Hyperlink"/>
            <w:rFonts w:ascii="Times New Roman" w:eastAsia="Times New Roman" w:hAnsi="Times New Roman" w:cs="Times New Roman"/>
          </w:rPr>
          <w:t>https://www.accbd.org/category/ccb-data/</w:t>
        </w:r>
      </w:hyperlink>
      <w:r w:rsidR="00AB4272">
        <w:rPr>
          <w:rFonts w:ascii="Times New Roman" w:eastAsia="Times New Roman" w:hAnsi="Times New Roman" w:cs="Times New Roman"/>
        </w:rPr>
        <w:t>.</w:t>
      </w:r>
    </w:p>
    <w:p w14:paraId="7AC66ADE" w14:textId="222C2A7D" w:rsidR="00AB4272" w:rsidRDefault="00AB4272" w:rsidP="00AB4272">
      <w:pPr>
        <w:spacing w:afterLines="60" w:after="144"/>
        <w:ind w:left="547" w:hanging="547"/>
        <w:jc w:val="both"/>
        <w:rPr>
          <w:rFonts w:ascii="Times New Roman" w:eastAsia="Times New Roman" w:hAnsi="Times New Roman" w:cs="Times New Roman"/>
        </w:rPr>
      </w:pPr>
      <w:r w:rsidRPr="00AB4272">
        <w:rPr>
          <w:rFonts w:ascii="Times New Roman" w:eastAsia="Times New Roman" w:hAnsi="Times New Roman" w:cs="Times New Roman"/>
        </w:rPr>
        <w:t>Council of Economic Advisers. (2023</w:t>
      </w:r>
      <w:r>
        <w:rPr>
          <w:rFonts w:ascii="Times New Roman" w:eastAsia="Times New Roman" w:hAnsi="Times New Roman" w:cs="Times New Roman"/>
        </w:rPr>
        <w:t>a</w:t>
      </w:r>
      <w:r w:rsidRPr="00AB4272">
        <w:rPr>
          <w:rFonts w:ascii="Times New Roman" w:eastAsia="Times New Roman" w:hAnsi="Times New Roman" w:cs="Times New Roman"/>
        </w:rPr>
        <w:t xml:space="preserve">). </w:t>
      </w:r>
      <w:r w:rsidRPr="00AB4272">
        <w:rPr>
          <w:rFonts w:ascii="Times New Roman" w:eastAsia="Times New Roman" w:hAnsi="Times New Roman" w:cs="Times New Roman"/>
          <w:i/>
          <w:iCs/>
        </w:rPr>
        <w:t>Chapter 4: Investing in young children’s care and education</w:t>
      </w:r>
      <w:r w:rsidRPr="00AB4272">
        <w:rPr>
          <w:rFonts w:ascii="Times New Roman" w:eastAsia="Times New Roman" w:hAnsi="Times New Roman" w:cs="Times New Roman"/>
        </w:rPr>
        <w:t xml:space="preserve"> (In Economic </w:t>
      </w:r>
      <w:r>
        <w:rPr>
          <w:rFonts w:ascii="Times New Roman" w:eastAsia="Times New Roman" w:hAnsi="Times New Roman" w:cs="Times New Roman"/>
        </w:rPr>
        <w:t>R</w:t>
      </w:r>
      <w:r w:rsidRPr="00AB4272">
        <w:rPr>
          <w:rFonts w:ascii="Times New Roman" w:eastAsia="Times New Roman" w:hAnsi="Times New Roman" w:cs="Times New Roman"/>
        </w:rPr>
        <w:t>eport of the President, pp. 125–150). Executive Office of the President. U.S. Government.</w:t>
      </w:r>
    </w:p>
    <w:p w14:paraId="13C11B1A" w14:textId="761BAB02" w:rsidR="00AB4272" w:rsidRPr="00AB4272" w:rsidRDefault="00AB4272" w:rsidP="00AB4272">
      <w:pPr>
        <w:spacing w:afterLines="60" w:after="144"/>
        <w:ind w:left="547" w:hanging="547"/>
        <w:jc w:val="both"/>
        <w:rPr>
          <w:rFonts w:ascii="Times New Roman" w:eastAsia="Times New Roman" w:hAnsi="Times New Roman" w:cs="Times New Roman"/>
          <w:i/>
          <w:iCs/>
        </w:rPr>
      </w:pPr>
      <w:r w:rsidRPr="00AB4272">
        <w:rPr>
          <w:rFonts w:ascii="Times New Roman" w:eastAsia="Times New Roman" w:hAnsi="Times New Roman" w:cs="Times New Roman"/>
        </w:rPr>
        <w:t>Council of Economic Advisers. (2023</w:t>
      </w:r>
      <w:r>
        <w:rPr>
          <w:rFonts w:ascii="Times New Roman" w:eastAsia="Times New Roman" w:hAnsi="Times New Roman" w:cs="Times New Roman"/>
        </w:rPr>
        <w:t>b</w:t>
      </w:r>
      <w:r w:rsidRPr="00AB4272">
        <w:rPr>
          <w:rFonts w:ascii="Times New Roman" w:eastAsia="Times New Roman" w:hAnsi="Times New Roman" w:cs="Times New Roman"/>
        </w:rPr>
        <w:t xml:space="preserve">). </w:t>
      </w:r>
      <w:r w:rsidRPr="00AB4272">
        <w:rPr>
          <w:rFonts w:ascii="Times New Roman" w:eastAsia="Times New Roman" w:hAnsi="Times New Roman" w:cs="Times New Roman"/>
          <w:i/>
          <w:iCs/>
        </w:rPr>
        <w:t>Did Stabilization Funds Help Mothers Get Back to Work After the COVID-19 Recession?</w:t>
      </w:r>
      <w:r w:rsidRPr="00AB4272">
        <w:rPr>
          <w:rFonts w:ascii="Times New Roman" w:eastAsia="Times New Roman" w:hAnsi="Times New Roman" w:cs="Times New Roman"/>
        </w:rPr>
        <w:t xml:space="preserve"> Executive Office of the President. U.S. Government.</w:t>
      </w:r>
    </w:p>
    <w:p w14:paraId="696D53DB" w14:textId="77777777" w:rsidR="00CF463B" w:rsidRDefault="00CF463B" w:rsidP="00AB4272">
      <w:pPr>
        <w:spacing w:afterLines="60" w:after="144"/>
        <w:jc w:val="both"/>
        <w:rPr>
          <w:rFonts w:ascii="Times New Roman" w:eastAsia="Times New Roman" w:hAnsi="Times New Roman" w:cs="Times New Roman"/>
        </w:rPr>
      </w:pPr>
      <w:r w:rsidRPr="00A54D9D">
        <w:rPr>
          <w:rFonts w:ascii="Times New Roman" w:eastAsia="Times New Roman" w:hAnsi="Times New Roman" w:cs="Times New Roman"/>
        </w:rPr>
        <w:t xml:space="preserve">Dale, S. B., &amp; Krueger, A. B. (2002). Estimating the Payoff to Attending a More Selective College: An Application of Selection on Observables and Unobservables. </w:t>
      </w:r>
      <w:r w:rsidRPr="00A54D9D">
        <w:rPr>
          <w:rFonts w:ascii="Times New Roman" w:eastAsia="Times New Roman" w:hAnsi="Times New Roman" w:cs="Times New Roman"/>
          <w:i/>
        </w:rPr>
        <w:t>Quarterly Journal of Economics</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117</w:t>
      </w:r>
      <w:r w:rsidRPr="00A54D9D">
        <w:rPr>
          <w:rFonts w:ascii="Times New Roman" w:eastAsia="Times New Roman" w:hAnsi="Times New Roman" w:cs="Times New Roman"/>
        </w:rPr>
        <w:t xml:space="preserve">(4), 1491–1527. </w:t>
      </w:r>
    </w:p>
    <w:p w14:paraId="62EC2987" w14:textId="09B82765" w:rsidR="00AB1DF5" w:rsidRPr="00A54D9D" w:rsidRDefault="00AB1DF5" w:rsidP="00E635ED">
      <w:pPr>
        <w:spacing w:afterLines="60" w:after="144"/>
        <w:ind w:left="547" w:hanging="547"/>
        <w:rPr>
          <w:rFonts w:ascii="Times New Roman" w:eastAsia="Times New Roman" w:hAnsi="Times New Roman" w:cs="Times New Roman"/>
        </w:rPr>
      </w:pPr>
      <w:r w:rsidRPr="00AB1DF5">
        <w:rPr>
          <w:rFonts w:ascii="Times New Roman" w:eastAsia="Times New Roman" w:hAnsi="Times New Roman" w:cs="Times New Roman"/>
          <w:kern w:val="0"/>
          <w14:ligatures w14:val="none"/>
        </w:rPr>
        <w:t xml:space="preserve">Dale, Stacy B, and Alan B Krueger. “Estimating the Effects of College Characteristics over the Career Using Administrative Earnings Data.” </w:t>
      </w:r>
      <w:r w:rsidRPr="00AB1DF5">
        <w:rPr>
          <w:rFonts w:ascii="Times New Roman" w:eastAsia="Times New Roman" w:hAnsi="Times New Roman" w:cs="Times New Roman"/>
          <w:i/>
          <w:iCs/>
          <w:kern w:val="0"/>
          <w14:ligatures w14:val="none"/>
        </w:rPr>
        <w:t>The Journal of Human Resources</w:t>
      </w:r>
      <w:r w:rsidRPr="00AB1DF5">
        <w:rPr>
          <w:rFonts w:ascii="Times New Roman" w:eastAsia="Times New Roman" w:hAnsi="Times New Roman" w:cs="Times New Roman"/>
          <w:kern w:val="0"/>
          <w14:ligatures w14:val="none"/>
        </w:rPr>
        <w:t xml:space="preserve"> 49, no. 2 (2014): 323–58.</w:t>
      </w:r>
    </w:p>
    <w:p w14:paraId="2236FA1D" w14:textId="77777777"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Darolia, Rajeev, Cory Koedel, Paco Martorell, Katie Wilson, and Francisco Perez‐Arce. "Do employers prefer workers who attend for‐profit colleges? Evidence from a field experiment." </w:t>
      </w:r>
      <w:r w:rsidRPr="00A54D9D">
        <w:rPr>
          <w:rFonts w:ascii="Times New Roman" w:eastAsia="Times New Roman" w:hAnsi="Times New Roman" w:cs="Times New Roman"/>
          <w:i/>
          <w:iCs/>
        </w:rPr>
        <w:t>Journal of Policy Analysis and Management</w:t>
      </w:r>
      <w:r w:rsidRPr="00A54D9D">
        <w:rPr>
          <w:rFonts w:ascii="Times New Roman" w:eastAsia="Times New Roman" w:hAnsi="Times New Roman" w:cs="Times New Roman"/>
        </w:rPr>
        <w:t> 34, no. 4 (2015): 881-903.</w:t>
      </w:r>
    </w:p>
    <w:p w14:paraId="3225E02F" w14:textId="77777777"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Deming, D. J., Goldin, C., &amp; Katz, L. F. (2012). The for-profit postsecondary school sector: Nimble critters or agile predators? </w:t>
      </w:r>
      <w:r w:rsidRPr="00A54D9D">
        <w:rPr>
          <w:rFonts w:ascii="Times New Roman" w:eastAsia="Times New Roman" w:hAnsi="Times New Roman" w:cs="Times New Roman"/>
          <w:i/>
        </w:rPr>
        <w:t>Journal of Economic Perspectives</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26</w:t>
      </w:r>
      <w:r w:rsidRPr="00A54D9D">
        <w:rPr>
          <w:rFonts w:ascii="Times New Roman" w:eastAsia="Times New Roman" w:hAnsi="Times New Roman" w:cs="Times New Roman"/>
        </w:rPr>
        <w:t xml:space="preserve">(1), 139–164. </w:t>
      </w:r>
    </w:p>
    <w:p w14:paraId="72164702" w14:textId="77777777" w:rsidR="00CF463B"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Deming, D. J., Yuchtman, N., Abulafi, A., Goldin, C., &amp; Katz, L. F. (2016). The value of postsecondary credentials in the labor market: An experimental study. </w:t>
      </w:r>
      <w:r w:rsidRPr="00A54D9D">
        <w:rPr>
          <w:rFonts w:ascii="Times New Roman" w:eastAsia="Times New Roman" w:hAnsi="Times New Roman" w:cs="Times New Roman"/>
          <w:i/>
        </w:rPr>
        <w:t>American Economic Review</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106</w:t>
      </w:r>
      <w:r w:rsidRPr="00A54D9D">
        <w:rPr>
          <w:rFonts w:ascii="Times New Roman" w:eastAsia="Times New Roman" w:hAnsi="Times New Roman" w:cs="Times New Roman"/>
        </w:rPr>
        <w:t>(3), 778–806.</w:t>
      </w:r>
    </w:p>
    <w:p w14:paraId="4A5D0AC0" w14:textId="417D3B26" w:rsidR="00C76F86" w:rsidRDefault="00C76F86">
      <w:pPr>
        <w:spacing w:afterLines="60" w:after="144"/>
        <w:ind w:left="547" w:hanging="547"/>
        <w:jc w:val="both"/>
        <w:rPr>
          <w:rFonts w:ascii="Times New Roman" w:eastAsia="Times New Roman" w:hAnsi="Times New Roman" w:cs="Times New Roman"/>
        </w:rPr>
      </w:pPr>
      <w:r w:rsidRPr="00C76F86">
        <w:rPr>
          <w:rFonts w:ascii="Times New Roman" w:eastAsia="Times New Roman" w:hAnsi="Times New Roman" w:cs="Times New Roman"/>
        </w:rPr>
        <w:t>Deneault, C. (2023). College enrollment and mandatory FAFSA applications: Evidence from Louisiana. </w:t>
      </w:r>
      <w:r w:rsidRPr="00C76F86">
        <w:rPr>
          <w:rFonts w:ascii="Times New Roman" w:eastAsia="Times New Roman" w:hAnsi="Times New Roman" w:cs="Times New Roman"/>
          <w:i/>
          <w:iCs/>
        </w:rPr>
        <w:t>American Economic Journal: Economic Policy</w:t>
      </w:r>
      <w:r w:rsidRPr="00C76F86">
        <w:rPr>
          <w:rFonts w:ascii="Times New Roman" w:eastAsia="Times New Roman" w:hAnsi="Times New Roman" w:cs="Times New Roman"/>
        </w:rPr>
        <w:t>, </w:t>
      </w:r>
      <w:r w:rsidRPr="00C76F86">
        <w:rPr>
          <w:rFonts w:ascii="Times New Roman" w:eastAsia="Times New Roman" w:hAnsi="Times New Roman" w:cs="Times New Roman"/>
          <w:i/>
          <w:iCs/>
        </w:rPr>
        <w:t>15</w:t>
      </w:r>
      <w:r w:rsidRPr="00C76F86">
        <w:rPr>
          <w:rFonts w:ascii="Times New Roman" w:eastAsia="Times New Roman" w:hAnsi="Times New Roman" w:cs="Times New Roman"/>
        </w:rPr>
        <w:t>(3), 465-494.</w:t>
      </w:r>
    </w:p>
    <w:p w14:paraId="70DB4EF7" w14:textId="30CD2DA6" w:rsidR="00C72325" w:rsidRPr="00A54D9D" w:rsidRDefault="00C72325" w:rsidP="00E635ED">
      <w:pPr>
        <w:spacing w:afterLines="60" w:after="144"/>
        <w:ind w:left="547" w:hanging="547"/>
        <w:jc w:val="both"/>
        <w:rPr>
          <w:rFonts w:ascii="Times New Roman" w:eastAsia="Times New Roman" w:hAnsi="Times New Roman" w:cs="Times New Roman"/>
        </w:rPr>
      </w:pPr>
      <w:r w:rsidRPr="00C72325">
        <w:rPr>
          <w:rFonts w:ascii="Times New Roman" w:eastAsia="Times New Roman" w:hAnsi="Times New Roman" w:cs="Times New Roman"/>
        </w:rPr>
        <w:t>Draisey, B. (2025). Iowa community college association report plots path to bachelor’s degrees. Iowa Capital Dispatch.</w:t>
      </w:r>
    </w:p>
    <w:p w14:paraId="5BAF130F" w14:textId="78CC098E"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Dynarski, Susan, Aizat Nurshatayeva, Lindsay C. Page, and Judith Scott-Clayton. </w:t>
      </w:r>
      <w:r w:rsidR="00C72325">
        <w:rPr>
          <w:rFonts w:ascii="Times New Roman" w:eastAsia="Times New Roman" w:hAnsi="Times New Roman" w:cs="Times New Roman"/>
        </w:rPr>
        <w:t xml:space="preserve">(2022). </w:t>
      </w:r>
      <w:r w:rsidRPr="00A54D9D">
        <w:rPr>
          <w:rFonts w:ascii="Times New Roman" w:eastAsia="Times New Roman" w:hAnsi="Times New Roman" w:cs="Times New Roman"/>
          <w:i/>
          <w:iCs/>
        </w:rPr>
        <w:t>Addressing Non-Financial Barriers to College Access and Success: Evidence and Policy Implications.</w:t>
      </w:r>
      <w:r w:rsidRPr="00A54D9D">
        <w:rPr>
          <w:rFonts w:ascii="Times New Roman" w:eastAsia="Times New Roman" w:hAnsi="Times New Roman" w:cs="Times New Roman"/>
        </w:rPr>
        <w:t xml:space="preserve"> Working Paper No. w30054. National Bureau of Economic Research</w:t>
      </w:r>
      <w:r w:rsidR="00C72325">
        <w:rPr>
          <w:rFonts w:ascii="Times New Roman" w:eastAsia="Times New Roman" w:hAnsi="Times New Roman" w:cs="Times New Roman"/>
        </w:rPr>
        <w:t>.</w:t>
      </w:r>
    </w:p>
    <w:p w14:paraId="667AFF89" w14:textId="469791CF" w:rsidR="00CF463B"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Dynarski, Susan, Lindsay C. Page, and Judith Scott-Clayton. </w:t>
      </w:r>
      <w:r w:rsidRPr="00A54D9D">
        <w:rPr>
          <w:rFonts w:ascii="Times New Roman" w:eastAsia="Times New Roman" w:hAnsi="Times New Roman" w:cs="Times New Roman"/>
          <w:i/>
          <w:iCs/>
        </w:rPr>
        <w:t>College Costs, Financial Aid, and Student Decisions.</w:t>
      </w:r>
      <w:r w:rsidRPr="00A54D9D">
        <w:rPr>
          <w:rFonts w:ascii="Times New Roman" w:eastAsia="Times New Roman" w:hAnsi="Times New Roman" w:cs="Times New Roman"/>
        </w:rPr>
        <w:t xml:space="preserve"> </w:t>
      </w:r>
      <w:r w:rsidR="00051611">
        <w:rPr>
          <w:rFonts w:ascii="Times New Roman" w:eastAsia="Times New Roman" w:hAnsi="Times New Roman" w:cs="Times New Roman"/>
        </w:rPr>
        <w:t xml:space="preserve">(2022). </w:t>
      </w:r>
      <w:r w:rsidRPr="00A54D9D">
        <w:rPr>
          <w:rFonts w:ascii="Times New Roman" w:eastAsia="Times New Roman" w:hAnsi="Times New Roman" w:cs="Times New Roman"/>
        </w:rPr>
        <w:t>Working Paper No. w30275. National Bureau of Economic Research</w:t>
      </w:r>
      <w:r w:rsidR="00051611">
        <w:rPr>
          <w:rFonts w:ascii="Times New Roman" w:eastAsia="Times New Roman" w:hAnsi="Times New Roman" w:cs="Times New Roman"/>
        </w:rPr>
        <w:t>.</w:t>
      </w:r>
    </w:p>
    <w:p w14:paraId="596896A2" w14:textId="401B9384" w:rsidR="000B7C92" w:rsidRDefault="000B7C92" w:rsidP="00E635ED">
      <w:pPr>
        <w:spacing w:afterLines="60" w:after="144"/>
        <w:ind w:left="547" w:hanging="547"/>
        <w:jc w:val="both"/>
        <w:rPr>
          <w:rFonts w:ascii="Times New Roman" w:eastAsia="Times New Roman" w:hAnsi="Times New Roman" w:cs="Times New Roman"/>
        </w:rPr>
      </w:pPr>
      <w:r w:rsidRPr="000B7C92">
        <w:rPr>
          <w:rFonts w:ascii="Times New Roman" w:eastAsia="Times New Roman" w:hAnsi="Times New Roman" w:cs="Times New Roman"/>
        </w:rPr>
        <w:t>Evangelist, M., Tonsberg, C., Mattingly, M. J., Savage, S., &amp; Chaganti, S. (2025). Early educators and public school teachers: A comparison of labor market outcomes. Monthly Labor Review. U.S. Bureau of Labor Statistics.</w:t>
      </w:r>
    </w:p>
    <w:p w14:paraId="275F4BD8" w14:textId="06934FC0" w:rsidR="00F53889" w:rsidRDefault="00F53889" w:rsidP="00E635ED">
      <w:pPr>
        <w:spacing w:afterLines="60" w:after="144"/>
        <w:ind w:left="547" w:hanging="547"/>
        <w:jc w:val="both"/>
        <w:rPr>
          <w:rFonts w:ascii="Times New Roman" w:eastAsia="Times New Roman" w:hAnsi="Times New Roman" w:cs="Times New Roman"/>
        </w:rPr>
      </w:pPr>
      <w:r w:rsidRPr="00F53889">
        <w:rPr>
          <w:rFonts w:ascii="Times New Roman" w:eastAsia="Times New Roman" w:hAnsi="Times New Roman" w:cs="Times New Roman"/>
        </w:rPr>
        <w:t xml:space="preserve">Fee, K. D. (2024). </w:t>
      </w:r>
      <w:r w:rsidRPr="00F53889">
        <w:rPr>
          <w:rFonts w:ascii="Times New Roman" w:eastAsia="Times New Roman" w:hAnsi="Times New Roman" w:cs="Times New Roman"/>
          <w:i/>
          <w:iCs/>
        </w:rPr>
        <w:t>Using worker flows to assess the stability of the early childcare and education workforce, 2010-2022</w:t>
      </w:r>
      <w:r w:rsidRPr="00F53889">
        <w:rPr>
          <w:rFonts w:ascii="Times New Roman" w:eastAsia="Times New Roman" w:hAnsi="Times New Roman" w:cs="Times New Roman"/>
        </w:rPr>
        <w:t>. Federal Reserve Bank of Cleveland. https://doi.org/10.26509/frbc-cd-20240119</w:t>
      </w:r>
      <w:r>
        <w:rPr>
          <w:rFonts w:ascii="Times New Roman" w:eastAsia="Times New Roman" w:hAnsi="Times New Roman" w:cs="Times New Roman"/>
        </w:rPr>
        <w:t>.</w:t>
      </w:r>
    </w:p>
    <w:p w14:paraId="585FCA3B" w14:textId="3A8B45A8" w:rsidR="00436F0A" w:rsidRPr="00436F0A" w:rsidRDefault="00436F0A" w:rsidP="00E635ED">
      <w:pPr>
        <w:spacing w:afterLines="60" w:after="144"/>
        <w:ind w:left="547" w:hanging="547"/>
        <w:jc w:val="both"/>
        <w:rPr>
          <w:rFonts w:ascii="Times New Roman" w:eastAsia="Times New Roman" w:hAnsi="Times New Roman" w:cs="Times New Roman"/>
          <w:i/>
          <w:iCs/>
        </w:rPr>
      </w:pPr>
      <w:r w:rsidRPr="00436F0A">
        <w:rPr>
          <w:rFonts w:ascii="Times New Roman" w:eastAsia="Times New Roman" w:hAnsi="Times New Roman" w:cs="Times New Roman"/>
        </w:rPr>
        <w:lastRenderedPageBreak/>
        <w:t xml:space="preserve">Friedman-Krauss, A. H., Barnett, W. S., Garver, K. A., Hodges, K. S., Weisenfeld, G. G., &amp; Gardiner, B. A. (2020). The state of preschool 2019: State preschool yearbook. </w:t>
      </w:r>
      <w:r w:rsidRPr="00436F0A">
        <w:rPr>
          <w:rFonts w:ascii="Times New Roman" w:eastAsia="Times New Roman" w:hAnsi="Times New Roman" w:cs="Times New Roman"/>
          <w:i/>
          <w:iCs/>
        </w:rPr>
        <w:t>National Institute for Early Education Research.</w:t>
      </w:r>
    </w:p>
    <w:p w14:paraId="3BE3797F" w14:textId="39A50567" w:rsidR="00A0091D" w:rsidRPr="00A54D9D" w:rsidRDefault="00A0091D" w:rsidP="00E635ED">
      <w:pPr>
        <w:spacing w:afterLines="60" w:after="144"/>
        <w:ind w:left="547" w:hanging="547"/>
        <w:jc w:val="both"/>
        <w:rPr>
          <w:rFonts w:ascii="Times New Roman" w:eastAsia="Times New Roman" w:hAnsi="Times New Roman" w:cs="Times New Roman"/>
        </w:rPr>
      </w:pPr>
      <w:r w:rsidRPr="00A0091D">
        <w:rPr>
          <w:rFonts w:ascii="Times New Roman" w:eastAsia="Times New Roman" w:hAnsi="Times New Roman" w:cs="Times New Roman"/>
        </w:rPr>
        <w:t xml:space="preserve">Fryer, R. G., Jr., &amp; Levitt, S. D. (2004). The causes and consequences of distinctively Black names. </w:t>
      </w:r>
      <w:r w:rsidRPr="00436F0A">
        <w:rPr>
          <w:rFonts w:ascii="Times New Roman" w:eastAsia="Times New Roman" w:hAnsi="Times New Roman" w:cs="Times New Roman"/>
          <w:i/>
          <w:iCs/>
        </w:rPr>
        <w:t>Quarterly Journal of Economics</w:t>
      </w:r>
      <w:r w:rsidRPr="00A0091D">
        <w:rPr>
          <w:rFonts w:ascii="Times New Roman" w:eastAsia="Times New Roman" w:hAnsi="Times New Roman" w:cs="Times New Roman"/>
        </w:rPr>
        <w:t>, 119(3), 767–805.</w:t>
      </w:r>
    </w:p>
    <w:p w14:paraId="492FD407" w14:textId="6F06D640" w:rsidR="00727405" w:rsidRDefault="00727405">
      <w:pPr>
        <w:spacing w:afterLines="60" w:after="144"/>
        <w:ind w:left="547" w:hanging="547"/>
        <w:jc w:val="both"/>
        <w:rPr>
          <w:rFonts w:ascii="Times New Roman" w:eastAsia="Times New Roman" w:hAnsi="Times New Roman" w:cs="Times New Roman"/>
        </w:rPr>
      </w:pPr>
      <w:r w:rsidRPr="00727405">
        <w:rPr>
          <w:rFonts w:ascii="Times New Roman" w:eastAsia="Times New Roman" w:hAnsi="Times New Roman" w:cs="Times New Roman"/>
        </w:rPr>
        <w:t xml:space="preserve">Goodman, S. (2016). Learning from the test: Raising selective college enrollment by providing information. </w:t>
      </w:r>
      <w:r w:rsidRPr="00E635ED">
        <w:rPr>
          <w:rFonts w:ascii="Times New Roman" w:eastAsia="Times New Roman" w:hAnsi="Times New Roman" w:cs="Times New Roman"/>
          <w:i/>
          <w:iCs/>
        </w:rPr>
        <w:t>Review of Economics and Statistics</w:t>
      </w:r>
      <w:r w:rsidRPr="00727405">
        <w:rPr>
          <w:rFonts w:ascii="Times New Roman" w:eastAsia="Times New Roman" w:hAnsi="Times New Roman" w:cs="Times New Roman"/>
        </w:rPr>
        <w:t>, 98(4), 671-684.</w:t>
      </w:r>
    </w:p>
    <w:p w14:paraId="17AA29DA" w14:textId="3015A38B"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Goodman, J. S., Hurwitz, M., &amp; Smith, J. (2017). Access to 4-year public colleges and degree completion. </w:t>
      </w:r>
      <w:r w:rsidRPr="00A54D9D">
        <w:rPr>
          <w:rFonts w:ascii="Times New Roman" w:eastAsia="Times New Roman" w:hAnsi="Times New Roman" w:cs="Times New Roman"/>
          <w:i/>
        </w:rPr>
        <w:t>Journal of Labor Economics</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35</w:t>
      </w:r>
      <w:r w:rsidRPr="00A54D9D">
        <w:rPr>
          <w:rFonts w:ascii="Times New Roman" w:eastAsia="Times New Roman" w:hAnsi="Times New Roman" w:cs="Times New Roman"/>
        </w:rPr>
        <w:t>(3), 829–867.</w:t>
      </w:r>
    </w:p>
    <w:p w14:paraId="76144611" w14:textId="3FC18A8A"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Hillman, Nicholas.</w:t>
      </w:r>
      <w:r w:rsidR="00803C5E">
        <w:rPr>
          <w:rFonts w:ascii="Times New Roman" w:eastAsia="Times New Roman" w:hAnsi="Times New Roman" w:cs="Times New Roman"/>
        </w:rPr>
        <w:t xml:space="preserve"> (2016).</w:t>
      </w:r>
      <w:r w:rsidRPr="00A54D9D">
        <w:rPr>
          <w:rFonts w:ascii="Times New Roman" w:eastAsia="Times New Roman" w:hAnsi="Times New Roman" w:cs="Times New Roman"/>
        </w:rPr>
        <w:t xml:space="preserve"> “Geography of College Opportunity: The Case of Education Deserts.” </w:t>
      </w:r>
      <w:r w:rsidRPr="00A54D9D">
        <w:rPr>
          <w:rFonts w:ascii="Times New Roman" w:eastAsia="Times New Roman" w:hAnsi="Times New Roman" w:cs="Times New Roman"/>
          <w:i/>
          <w:iCs/>
        </w:rPr>
        <w:t>American Education Research Journal</w:t>
      </w:r>
      <w:r w:rsidRPr="00A54D9D">
        <w:rPr>
          <w:rFonts w:ascii="Times New Roman" w:eastAsia="Times New Roman" w:hAnsi="Times New Roman" w:cs="Times New Roman"/>
        </w:rPr>
        <w:t xml:space="preserve"> 53, no. </w:t>
      </w:r>
      <w:r w:rsidR="00803C5E">
        <w:rPr>
          <w:rFonts w:ascii="Times New Roman" w:eastAsia="Times New Roman" w:hAnsi="Times New Roman" w:cs="Times New Roman"/>
        </w:rPr>
        <w:t>4.</w:t>
      </w:r>
    </w:p>
    <w:p w14:paraId="02D0EB06" w14:textId="7EECAFE3"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Hillman, Nicholas, and Taylor Weichman.</w:t>
      </w:r>
      <w:r w:rsidR="00803C5E">
        <w:rPr>
          <w:rFonts w:ascii="Times New Roman" w:eastAsia="Times New Roman" w:hAnsi="Times New Roman" w:cs="Times New Roman"/>
        </w:rPr>
        <w:t xml:space="preserve"> (2016).</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iCs/>
        </w:rPr>
        <w:t>Education Deserts: The Continued Significance of 'Place' in the Twenty-First Century.</w:t>
      </w:r>
      <w:r w:rsidRPr="00A54D9D">
        <w:rPr>
          <w:rFonts w:ascii="Times New Roman" w:eastAsia="Times New Roman" w:hAnsi="Times New Roman" w:cs="Times New Roman"/>
        </w:rPr>
        <w:t xml:space="preserve"> American Council on Education Center for Policy Research and Strategy</w:t>
      </w:r>
      <w:r w:rsidR="00803C5E">
        <w:rPr>
          <w:rFonts w:ascii="Times New Roman" w:eastAsia="Times New Roman" w:hAnsi="Times New Roman" w:cs="Times New Roman"/>
        </w:rPr>
        <w:t>.</w:t>
      </w:r>
    </w:p>
    <w:p w14:paraId="08431BA9" w14:textId="22511945" w:rsidR="005D4EDB" w:rsidRDefault="005D4EDB">
      <w:pPr>
        <w:spacing w:afterLines="60" w:after="144"/>
        <w:ind w:left="547" w:hanging="547"/>
        <w:jc w:val="both"/>
        <w:rPr>
          <w:rFonts w:ascii="Times New Roman" w:eastAsia="Times New Roman" w:hAnsi="Times New Roman" w:cs="Times New Roman"/>
        </w:rPr>
      </w:pPr>
      <w:r w:rsidRPr="005D4EDB">
        <w:rPr>
          <w:rFonts w:ascii="Times New Roman" w:eastAsia="Times New Roman" w:hAnsi="Times New Roman" w:cs="Times New Roman"/>
        </w:rPr>
        <w:t>Hyman, J. (2017). ACT for all: The effect of mandatory college entrance exams on postsecondary attainment and choice. </w:t>
      </w:r>
      <w:r w:rsidRPr="005D4EDB">
        <w:rPr>
          <w:rFonts w:ascii="Times New Roman" w:eastAsia="Times New Roman" w:hAnsi="Times New Roman" w:cs="Times New Roman"/>
          <w:i/>
          <w:iCs/>
        </w:rPr>
        <w:t>Education Finance and Policy</w:t>
      </w:r>
      <w:r w:rsidRPr="005D4EDB">
        <w:rPr>
          <w:rFonts w:ascii="Times New Roman" w:eastAsia="Times New Roman" w:hAnsi="Times New Roman" w:cs="Times New Roman"/>
        </w:rPr>
        <w:t>, </w:t>
      </w:r>
      <w:r w:rsidRPr="005D4EDB">
        <w:rPr>
          <w:rFonts w:ascii="Times New Roman" w:eastAsia="Times New Roman" w:hAnsi="Times New Roman" w:cs="Times New Roman"/>
          <w:i/>
          <w:iCs/>
        </w:rPr>
        <w:t>12</w:t>
      </w:r>
      <w:r w:rsidRPr="005D4EDB">
        <w:rPr>
          <w:rFonts w:ascii="Times New Roman" w:eastAsia="Times New Roman" w:hAnsi="Times New Roman" w:cs="Times New Roman"/>
        </w:rPr>
        <w:t>(3), 281-311.</w:t>
      </w:r>
    </w:p>
    <w:p w14:paraId="23D4E76D" w14:textId="6CA483D0" w:rsidR="00CF463B"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Kaikkonen, Darby A., and Christopher L. Quarles. </w:t>
      </w:r>
      <w:r w:rsidR="00803C5E">
        <w:rPr>
          <w:rFonts w:ascii="Times New Roman" w:eastAsia="Times New Roman" w:hAnsi="Times New Roman" w:cs="Times New Roman"/>
        </w:rPr>
        <w:t>(2021). “</w:t>
      </w:r>
      <w:r w:rsidRPr="00A54D9D">
        <w:rPr>
          <w:rFonts w:ascii="Times New Roman" w:eastAsia="Times New Roman" w:hAnsi="Times New Roman" w:cs="Times New Roman"/>
        </w:rPr>
        <w:t>The effect on earnings of the applied baccalaureate degree.</w:t>
      </w:r>
      <w:r w:rsidR="00803C5E">
        <w:rPr>
          <w:rFonts w:ascii="Times New Roman" w:eastAsia="Times New Roman" w:hAnsi="Times New Roman" w:cs="Times New Roman"/>
        </w:rPr>
        <w:t>”</w:t>
      </w:r>
      <w:r w:rsidRPr="00A54D9D">
        <w:rPr>
          <w:rFonts w:ascii="Times New Roman" w:eastAsia="Times New Roman" w:hAnsi="Times New Roman" w:cs="Times New Roman"/>
        </w:rPr>
        <w:t> </w:t>
      </w:r>
      <w:r w:rsidRPr="00A54D9D">
        <w:rPr>
          <w:rFonts w:ascii="Times New Roman" w:eastAsia="Times New Roman" w:hAnsi="Times New Roman" w:cs="Times New Roman"/>
          <w:i/>
          <w:iCs/>
        </w:rPr>
        <w:t>Community College Review</w:t>
      </w:r>
      <w:r w:rsidRPr="00A54D9D">
        <w:rPr>
          <w:rFonts w:ascii="Times New Roman" w:eastAsia="Times New Roman" w:hAnsi="Times New Roman" w:cs="Times New Roman"/>
        </w:rPr>
        <w:t> 46, no. 4 (2018): 347-367.</w:t>
      </w:r>
    </w:p>
    <w:p w14:paraId="5A4014E0" w14:textId="7ABB6A2A" w:rsidR="00934A42" w:rsidRPr="00934A42" w:rsidRDefault="00934A42" w:rsidP="00E635ED">
      <w:pPr>
        <w:spacing w:afterLines="60" w:after="144"/>
        <w:ind w:left="547" w:hanging="547"/>
        <w:jc w:val="both"/>
        <w:rPr>
          <w:rFonts w:ascii="Times New Roman" w:eastAsia="Times New Roman" w:hAnsi="Times New Roman" w:cs="Times New Roman"/>
          <w:i/>
          <w:iCs/>
        </w:rPr>
      </w:pPr>
      <w:r w:rsidRPr="00934A42">
        <w:rPr>
          <w:rFonts w:ascii="Times New Roman" w:eastAsia="Times New Roman" w:hAnsi="Times New Roman" w:cs="Times New Roman"/>
        </w:rPr>
        <w:t xml:space="preserve">Kersenbrock, Angela. (2025). </w:t>
      </w:r>
      <w:r>
        <w:rPr>
          <w:rFonts w:ascii="Times New Roman" w:eastAsia="Times New Roman" w:hAnsi="Times New Roman" w:cs="Times New Roman"/>
        </w:rPr>
        <w:t>“</w:t>
      </w:r>
      <w:r w:rsidRPr="00934A42">
        <w:rPr>
          <w:rFonts w:ascii="Times New Roman" w:eastAsia="Times New Roman" w:hAnsi="Times New Roman" w:cs="Times New Roman"/>
        </w:rPr>
        <w:t>The Growth of Community College Baccalaureates.</w:t>
      </w:r>
      <w:r>
        <w:rPr>
          <w:rFonts w:ascii="Times New Roman" w:eastAsia="Times New Roman" w:hAnsi="Times New Roman" w:cs="Times New Roman"/>
        </w:rPr>
        <w:t>”</w:t>
      </w:r>
      <w:r w:rsidRPr="00934A42">
        <w:rPr>
          <w:rFonts w:ascii="Times New Roman" w:eastAsia="Times New Roman" w:hAnsi="Times New Roman" w:cs="Times New Roman"/>
        </w:rPr>
        <w:t xml:space="preserve"> </w:t>
      </w:r>
      <w:r w:rsidRPr="00934A42">
        <w:rPr>
          <w:rFonts w:ascii="Times New Roman" w:eastAsia="Times New Roman" w:hAnsi="Times New Roman" w:cs="Times New Roman"/>
          <w:i/>
          <w:iCs/>
        </w:rPr>
        <w:t xml:space="preserve">Community College Daily. </w:t>
      </w:r>
    </w:p>
    <w:p w14:paraId="51468EA8" w14:textId="56B35474" w:rsidR="001A17FF" w:rsidRPr="00A54D9D" w:rsidRDefault="001A17FF" w:rsidP="00E635ED">
      <w:pPr>
        <w:spacing w:afterLines="60" w:after="144"/>
        <w:ind w:left="547" w:hanging="547"/>
        <w:jc w:val="both"/>
        <w:rPr>
          <w:rFonts w:ascii="Times New Roman" w:eastAsia="Times New Roman" w:hAnsi="Times New Roman" w:cs="Times New Roman"/>
        </w:rPr>
      </w:pPr>
      <w:r w:rsidRPr="001A17FF">
        <w:rPr>
          <w:rFonts w:ascii="Times New Roman" w:eastAsia="Times New Roman" w:hAnsi="Times New Roman" w:cs="Times New Roman"/>
        </w:rPr>
        <w:t>Khattar, R., &amp; Coffey, M. (2023). The child care sector is still struggling to hire workers. </w:t>
      </w:r>
      <w:r w:rsidRPr="001A17FF">
        <w:rPr>
          <w:rFonts w:ascii="Times New Roman" w:eastAsia="Times New Roman" w:hAnsi="Times New Roman" w:cs="Times New Roman"/>
          <w:i/>
          <w:iCs/>
        </w:rPr>
        <w:t xml:space="preserve">Center for American Progress. </w:t>
      </w:r>
    </w:p>
    <w:p w14:paraId="6DB4C4EE" w14:textId="77777777"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Kozakowski, W. (2023). Are Four-Year Public Colleges Engines for Economic Mobility? Evidence from Statewide Admissions Thresholds. (EdWorkingPaper: 23 -727). </w:t>
      </w:r>
    </w:p>
    <w:p w14:paraId="4AF3C08B" w14:textId="4890C91B"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Kramer, Dennis A., Justin C. Ortagus, and Jacqueline Donovan.</w:t>
      </w:r>
      <w:r w:rsidR="00467D58">
        <w:rPr>
          <w:rFonts w:ascii="Times New Roman" w:eastAsia="Times New Roman" w:hAnsi="Times New Roman" w:cs="Times New Roman"/>
        </w:rPr>
        <w:t xml:space="preserve"> (2021).</w:t>
      </w:r>
      <w:r w:rsidRPr="00A54D9D">
        <w:rPr>
          <w:rFonts w:ascii="Times New Roman" w:eastAsia="Times New Roman" w:hAnsi="Times New Roman" w:cs="Times New Roman"/>
        </w:rPr>
        <w:t xml:space="preserve"> </w:t>
      </w:r>
      <w:r w:rsidR="00467D58">
        <w:rPr>
          <w:rFonts w:ascii="Times New Roman" w:eastAsia="Times New Roman" w:hAnsi="Times New Roman" w:cs="Times New Roman"/>
        </w:rPr>
        <w:t>“</w:t>
      </w:r>
      <w:r w:rsidRPr="00A54D9D">
        <w:rPr>
          <w:rFonts w:ascii="Times New Roman" w:eastAsia="Times New Roman" w:hAnsi="Times New Roman" w:cs="Times New Roman"/>
        </w:rPr>
        <w:t>Competing for bachelor’s degrees: Are community colleges cutting into the market share of 4-year institutions?.</w:t>
      </w:r>
      <w:r w:rsidR="00467D58">
        <w:rPr>
          <w:rFonts w:ascii="Times New Roman" w:eastAsia="Times New Roman" w:hAnsi="Times New Roman" w:cs="Times New Roman"/>
        </w:rPr>
        <w:t xml:space="preserve">” </w:t>
      </w:r>
      <w:r w:rsidRPr="00A54D9D">
        <w:rPr>
          <w:rFonts w:ascii="Times New Roman" w:eastAsia="Times New Roman" w:hAnsi="Times New Roman" w:cs="Times New Roman"/>
          <w:i/>
          <w:iCs/>
        </w:rPr>
        <w:t>American Educational Research Journal</w:t>
      </w:r>
      <w:r w:rsidRPr="00A54D9D">
        <w:rPr>
          <w:rFonts w:ascii="Times New Roman" w:eastAsia="Times New Roman" w:hAnsi="Times New Roman" w:cs="Times New Roman"/>
        </w:rPr>
        <w:t> 58, no. 2</w:t>
      </w:r>
      <w:r w:rsidR="00467D58">
        <w:rPr>
          <w:rFonts w:ascii="Times New Roman" w:eastAsia="Times New Roman" w:hAnsi="Times New Roman" w:cs="Times New Roman"/>
        </w:rPr>
        <w:t xml:space="preserve">: </w:t>
      </w:r>
      <w:r w:rsidRPr="00A54D9D">
        <w:rPr>
          <w:rFonts w:ascii="Times New Roman" w:eastAsia="Times New Roman" w:hAnsi="Times New Roman" w:cs="Times New Roman"/>
        </w:rPr>
        <w:t>343-385.</w:t>
      </w:r>
    </w:p>
    <w:p w14:paraId="042E657F" w14:textId="77777777"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Lahey, J. N. (2008). Age, Women, and Hiring. </w:t>
      </w:r>
      <w:r w:rsidRPr="00A54D9D">
        <w:rPr>
          <w:rFonts w:ascii="Times New Roman" w:eastAsia="Times New Roman" w:hAnsi="Times New Roman" w:cs="Times New Roman"/>
          <w:i/>
        </w:rPr>
        <w:t>Journal of Human Resources</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43</w:t>
      </w:r>
      <w:r w:rsidRPr="00A54D9D">
        <w:rPr>
          <w:rFonts w:ascii="Times New Roman" w:eastAsia="Times New Roman" w:hAnsi="Times New Roman" w:cs="Times New Roman"/>
        </w:rPr>
        <w:t xml:space="preserve">(1), 30–56. </w:t>
      </w:r>
    </w:p>
    <w:p w14:paraId="1173DD4D" w14:textId="77777777"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Lang, K., &amp; Weinstein, R. (2013). The wage effects of not-for-profit and for-profit certifications: Better data, somewhat different results. </w:t>
      </w:r>
      <w:r w:rsidRPr="00A54D9D">
        <w:rPr>
          <w:rFonts w:ascii="Times New Roman" w:eastAsia="Times New Roman" w:hAnsi="Times New Roman" w:cs="Times New Roman"/>
          <w:i/>
        </w:rPr>
        <w:t>Labour Economics</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24</w:t>
      </w:r>
      <w:r w:rsidRPr="00A54D9D">
        <w:rPr>
          <w:rFonts w:ascii="Times New Roman" w:eastAsia="Times New Roman" w:hAnsi="Times New Roman" w:cs="Times New Roman"/>
        </w:rPr>
        <w:t xml:space="preserve">, 230–243. </w:t>
      </w:r>
    </w:p>
    <w:p w14:paraId="24FD9B5C" w14:textId="0BDEEFDA" w:rsidR="00CF463B"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Love, Ivy.</w:t>
      </w:r>
      <w:r w:rsidR="00467D58">
        <w:rPr>
          <w:rFonts w:ascii="Times New Roman" w:eastAsia="Times New Roman" w:hAnsi="Times New Roman" w:cs="Times New Roman"/>
        </w:rPr>
        <w:t xml:space="preserve"> (2020). </w:t>
      </w:r>
      <w:r w:rsidRPr="00A54D9D">
        <w:rPr>
          <w:rFonts w:ascii="Times New Roman" w:eastAsia="Times New Roman" w:hAnsi="Times New Roman" w:cs="Times New Roman"/>
        </w:rPr>
        <w:t>"The Baccalaureate and Beyond: An Analysis of Demographics and Labor Market Outcomes of Florida Community College Baccalaureate Graduates." </w:t>
      </w:r>
      <w:r w:rsidRPr="00A54D9D">
        <w:rPr>
          <w:rFonts w:ascii="Times New Roman" w:eastAsia="Times New Roman" w:hAnsi="Times New Roman" w:cs="Times New Roman"/>
          <w:i/>
          <w:iCs/>
        </w:rPr>
        <w:t>New America</w:t>
      </w:r>
      <w:r w:rsidR="00467D58">
        <w:rPr>
          <w:rFonts w:ascii="Times New Roman" w:eastAsia="Times New Roman" w:hAnsi="Times New Roman" w:cs="Times New Roman"/>
        </w:rPr>
        <w:t>.</w:t>
      </w:r>
    </w:p>
    <w:p w14:paraId="1AC06A6C" w14:textId="7DC19014" w:rsidR="00934A42" w:rsidRPr="00A54D9D" w:rsidRDefault="00934A42" w:rsidP="00E635ED">
      <w:pPr>
        <w:spacing w:afterLines="60" w:after="144"/>
        <w:ind w:left="547" w:hanging="547"/>
        <w:jc w:val="both"/>
        <w:rPr>
          <w:rFonts w:ascii="Times New Roman" w:eastAsia="Times New Roman" w:hAnsi="Times New Roman" w:cs="Times New Roman"/>
        </w:rPr>
      </w:pPr>
      <w:r>
        <w:rPr>
          <w:rFonts w:ascii="Times New Roman" w:eastAsia="Times New Roman" w:hAnsi="Times New Roman" w:cs="Times New Roman"/>
        </w:rPr>
        <w:t>Meza, Elizabeth and</w:t>
      </w:r>
      <w:r w:rsidRPr="00934A42">
        <w:rPr>
          <w:rFonts w:ascii="Times New Roman" w:eastAsia="Times New Roman" w:hAnsi="Times New Roman" w:cs="Times New Roman"/>
        </w:rPr>
        <w:t xml:space="preserve"> Ivy</w:t>
      </w:r>
      <w:r>
        <w:rPr>
          <w:rFonts w:ascii="Times New Roman" w:eastAsia="Times New Roman" w:hAnsi="Times New Roman" w:cs="Times New Roman"/>
        </w:rPr>
        <w:t xml:space="preserve"> Love</w:t>
      </w:r>
      <w:r w:rsidRPr="00934A42">
        <w:rPr>
          <w:rFonts w:ascii="Times New Roman" w:eastAsia="Times New Roman" w:hAnsi="Times New Roman" w:cs="Times New Roman"/>
        </w:rPr>
        <w:t xml:space="preserve">. (2023). </w:t>
      </w:r>
      <w:r>
        <w:rPr>
          <w:rFonts w:ascii="Times New Roman" w:eastAsia="Times New Roman" w:hAnsi="Times New Roman" w:cs="Times New Roman"/>
        </w:rPr>
        <w:t>“</w:t>
      </w:r>
      <w:r w:rsidRPr="00934A42">
        <w:rPr>
          <w:rFonts w:ascii="Times New Roman" w:eastAsia="Times New Roman" w:hAnsi="Times New Roman" w:cs="Times New Roman"/>
        </w:rPr>
        <w:t>Community College Baccalaureate Programs as an Equity Strategy: Student Access and Outcomes Data.</w:t>
      </w:r>
      <w:r>
        <w:rPr>
          <w:rFonts w:ascii="Times New Roman" w:eastAsia="Times New Roman" w:hAnsi="Times New Roman" w:cs="Times New Roman"/>
        </w:rPr>
        <w:t>”</w:t>
      </w:r>
      <w:r w:rsidRPr="00934A42">
        <w:rPr>
          <w:rFonts w:ascii="Times New Roman" w:eastAsia="Times New Roman" w:hAnsi="Times New Roman" w:cs="Times New Roman"/>
        </w:rPr>
        <w:t xml:space="preserve"> </w:t>
      </w:r>
      <w:r w:rsidRPr="00934A42">
        <w:rPr>
          <w:rFonts w:ascii="Times New Roman" w:eastAsia="Times New Roman" w:hAnsi="Times New Roman" w:cs="Times New Roman"/>
          <w:i/>
          <w:iCs/>
        </w:rPr>
        <w:t>New America.</w:t>
      </w:r>
      <w:r w:rsidRPr="00934A42">
        <w:rPr>
          <w:rFonts w:ascii="Times New Roman" w:eastAsia="Times New Roman" w:hAnsi="Times New Roman" w:cs="Times New Roman"/>
        </w:rPr>
        <w:t xml:space="preserve"> </w:t>
      </w:r>
    </w:p>
    <w:p w14:paraId="0D0E2FBA" w14:textId="77777777" w:rsidR="00E321FD" w:rsidRDefault="00E321FD" w:rsidP="00E635ED">
      <w:pPr>
        <w:spacing w:afterLines="60" w:after="144"/>
        <w:ind w:left="720" w:hanging="720"/>
        <w:jc w:val="both"/>
        <w:rPr>
          <w:rFonts w:ascii="Times New Roman" w:eastAsia="Times New Roman" w:hAnsi="Times New Roman" w:cs="Times New Roman"/>
          <w:i/>
          <w:iCs/>
          <w:color w:val="000000" w:themeColor="text1"/>
        </w:rPr>
      </w:pPr>
      <w:r w:rsidRPr="0003703D">
        <w:rPr>
          <w:rFonts w:ascii="Times New Roman" w:eastAsia="Times New Roman" w:hAnsi="Times New Roman" w:cs="Times New Roman"/>
          <w:color w:val="000000" w:themeColor="text1"/>
        </w:rPr>
        <w:t>Love, Ivy</w:t>
      </w:r>
      <w:r>
        <w:rPr>
          <w:rFonts w:ascii="Times New Roman" w:eastAsia="Times New Roman" w:hAnsi="Times New Roman" w:cs="Times New Roman"/>
          <w:color w:val="000000" w:themeColor="text1"/>
        </w:rPr>
        <w:t>, Debra Bragg, and Tim Harmon</w:t>
      </w:r>
      <w:r w:rsidRPr="0003703D">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(2023).</w:t>
      </w:r>
      <w:r w:rsidRPr="0003703D">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Mapping the Community College Baccalaureate</w:t>
      </w:r>
      <w:r w:rsidRPr="0003703D">
        <w:rPr>
          <w:rFonts w:ascii="Times New Roman" w:eastAsia="Times New Roman" w:hAnsi="Times New Roman" w:cs="Times New Roman"/>
          <w:color w:val="000000" w:themeColor="text1"/>
        </w:rPr>
        <w:t xml:space="preserve">." </w:t>
      </w:r>
      <w:r w:rsidRPr="0003703D">
        <w:rPr>
          <w:rFonts w:ascii="Times New Roman" w:eastAsia="Times New Roman" w:hAnsi="Times New Roman" w:cs="Times New Roman"/>
          <w:i/>
          <w:iCs/>
          <w:color w:val="000000" w:themeColor="text1"/>
        </w:rPr>
        <w:t>New America</w:t>
      </w:r>
      <w:r>
        <w:rPr>
          <w:rFonts w:ascii="Times New Roman" w:eastAsia="Times New Roman" w:hAnsi="Times New Roman" w:cs="Times New Roman"/>
          <w:i/>
          <w:iCs/>
          <w:color w:val="000000" w:themeColor="text1"/>
        </w:rPr>
        <w:t>.</w:t>
      </w:r>
    </w:p>
    <w:p w14:paraId="303DCE5F" w14:textId="77777777" w:rsidR="00CF463B" w:rsidRPr="00A54D9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Lovenheim, M. F., &amp; Smith, J. (2022). Returns to Different Postsecondary Investments: Institution Type, Academic Programs, and Credentials. </w:t>
      </w:r>
      <w:r w:rsidRPr="00A54D9D">
        <w:rPr>
          <w:rFonts w:ascii="Times New Roman" w:eastAsia="Times New Roman" w:hAnsi="Times New Roman" w:cs="Times New Roman"/>
          <w:i/>
        </w:rPr>
        <w:t>NBER Working Paper Series</w:t>
      </w:r>
      <w:r w:rsidRPr="00A54D9D">
        <w:rPr>
          <w:rFonts w:ascii="Times New Roman" w:eastAsia="Times New Roman" w:hAnsi="Times New Roman" w:cs="Times New Roman"/>
        </w:rPr>
        <w:t xml:space="preserve"> (no. 29933).</w:t>
      </w:r>
    </w:p>
    <w:p w14:paraId="6DE738CB" w14:textId="5A7AB197" w:rsidR="004A0836" w:rsidRDefault="00CF463B" w:rsidP="004A0836">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lastRenderedPageBreak/>
        <w:t>Meza, Elizabeth Apple, and Debra D. Bragg.</w:t>
      </w:r>
      <w:r w:rsidR="00467D58">
        <w:rPr>
          <w:rFonts w:ascii="Times New Roman" w:eastAsia="Times New Roman" w:hAnsi="Times New Roman" w:cs="Times New Roman"/>
        </w:rPr>
        <w:t xml:space="preserve"> (2022).</w:t>
      </w:r>
      <w:r w:rsidRPr="00A54D9D">
        <w:rPr>
          <w:rFonts w:ascii="Times New Roman" w:eastAsia="Times New Roman" w:hAnsi="Times New Roman" w:cs="Times New Roman"/>
        </w:rPr>
        <w:t xml:space="preserve"> </w:t>
      </w:r>
      <w:r w:rsidR="00467D58">
        <w:rPr>
          <w:rFonts w:ascii="Times New Roman" w:eastAsia="Times New Roman" w:hAnsi="Times New Roman" w:cs="Times New Roman"/>
        </w:rPr>
        <w:t>“</w:t>
      </w:r>
      <w:r w:rsidRPr="00A54D9D">
        <w:rPr>
          <w:rFonts w:ascii="Times New Roman" w:eastAsia="Times New Roman" w:hAnsi="Times New Roman" w:cs="Times New Roman"/>
        </w:rPr>
        <w:t>Scaling up Community College Baccalaureates in Washington State: Labor Market Outcomes and Equity Implications for Higher Education.</w:t>
      </w:r>
      <w:r w:rsidR="00467D58">
        <w:rPr>
          <w:rFonts w:ascii="Times New Roman" w:eastAsia="Times New Roman" w:hAnsi="Times New Roman" w:cs="Times New Roman"/>
        </w:rPr>
        <w:t>”</w:t>
      </w:r>
      <w:r w:rsidRPr="00A54D9D">
        <w:rPr>
          <w:rFonts w:ascii="Times New Roman" w:eastAsia="Times New Roman" w:hAnsi="Times New Roman" w:cs="Times New Roman"/>
        </w:rPr>
        <w:t> </w:t>
      </w:r>
      <w:r w:rsidRPr="00A54D9D">
        <w:rPr>
          <w:rFonts w:ascii="Times New Roman" w:eastAsia="Times New Roman" w:hAnsi="Times New Roman" w:cs="Times New Roman"/>
          <w:i/>
          <w:iCs/>
        </w:rPr>
        <w:t>Education Policy Analysis Archives</w:t>
      </w:r>
      <w:r w:rsidRPr="00A54D9D">
        <w:rPr>
          <w:rFonts w:ascii="Times New Roman" w:eastAsia="Times New Roman" w:hAnsi="Times New Roman" w:cs="Times New Roman"/>
        </w:rPr>
        <w:t> 30, no. 140: n140.</w:t>
      </w:r>
    </w:p>
    <w:p w14:paraId="5EF1C17A" w14:textId="17BDA0D2" w:rsidR="001F18EE" w:rsidRDefault="001F18EE" w:rsidP="00E635ED">
      <w:pPr>
        <w:spacing w:afterLines="60" w:after="144"/>
        <w:ind w:left="547" w:hanging="547"/>
        <w:jc w:val="both"/>
      </w:pPr>
      <w:r w:rsidRPr="007207FF">
        <w:rPr>
          <w:rFonts w:ascii="Times New Roman" w:hAnsi="Times New Roman" w:cs="Times New Roman"/>
          <w:color w:val="212529"/>
          <w:shd w:val="clear" w:color="auto" w:fill="FFFFFF"/>
        </w:rPr>
        <w:t>Miller, Lois. (2025). Switching Schools: Effects of College Transfers. (EdWorkingPaper: 25-1159). Retrieved from Annenberg Institute at Brown</w:t>
      </w:r>
      <w:r>
        <w:rPr>
          <w:rFonts w:ascii="Times New Roman" w:hAnsi="Times New Roman" w:cs="Times New Roman"/>
          <w:color w:val="212529"/>
          <w:shd w:val="clear" w:color="auto" w:fill="FFFFFF"/>
        </w:rPr>
        <w:t xml:space="preserve"> </w:t>
      </w:r>
      <w:r w:rsidRPr="007207FF">
        <w:rPr>
          <w:rFonts w:ascii="Times New Roman" w:hAnsi="Times New Roman" w:cs="Times New Roman"/>
          <w:color w:val="212529"/>
          <w:shd w:val="clear" w:color="auto" w:fill="FFFFFF"/>
        </w:rPr>
        <w:t>University: </w:t>
      </w:r>
      <w:hyperlink r:id="rId11" w:history="1">
        <w:r w:rsidRPr="007207FF">
          <w:rPr>
            <w:rStyle w:val="Hyperlink"/>
            <w:rFonts w:ascii="Times New Roman" w:hAnsi="Times New Roman" w:cs="Times New Roman"/>
            <w:color w:val="127FA1"/>
          </w:rPr>
          <w:t>https://doi.org/10.26300/4khw-c054</w:t>
        </w:r>
      </w:hyperlink>
      <w:r w:rsidR="004A0836">
        <w:t>.</w:t>
      </w:r>
    </w:p>
    <w:p w14:paraId="0E748F08" w14:textId="009C41DC" w:rsidR="004A0836" w:rsidRPr="004A0836" w:rsidRDefault="004A0836" w:rsidP="00E635ED">
      <w:pPr>
        <w:spacing w:afterLines="60" w:after="144"/>
        <w:ind w:left="547" w:hanging="547"/>
        <w:jc w:val="both"/>
        <w:rPr>
          <w:rFonts w:ascii="Times New Roman" w:eastAsia="Times New Roman" w:hAnsi="Times New Roman" w:cs="Times New Roman"/>
          <w:i/>
          <w:iCs/>
        </w:rPr>
      </w:pPr>
      <w:r w:rsidRPr="004A0836">
        <w:rPr>
          <w:rFonts w:ascii="Times New Roman" w:eastAsia="Times New Roman" w:hAnsi="Times New Roman" w:cs="Times New Roman"/>
        </w:rPr>
        <w:t xml:space="preserve">National Association for the Education of Young Children. (2024). </w:t>
      </w:r>
      <w:r w:rsidRPr="004A0836">
        <w:rPr>
          <w:rFonts w:ascii="Times New Roman" w:eastAsia="Times New Roman" w:hAnsi="Times New Roman" w:cs="Times New Roman"/>
          <w:i/>
          <w:iCs/>
        </w:rPr>
        <w:t>“We are NOT OK”: Early childhood educators and families face rising challenges as relief funds expire.</w:t>
      </w:r>
    </w:p>
    <w:p w14:paraId="20703C29" w14:textId="5FB10756" w:rsidR="0043347B" w:rsidRPr="0035251D" w:rsidRDefault="0043347B" w:rsidP="00E635ED">
      <w:pPr>
        <w:spacing w:afterLines="60" w:after="144"/>
        <w:ind w:left="547" w:hanging="547"/>
        <w:jc w:val="both"/>
        <w:rPr>
          <w:rFonts w:ascii="Times New Roman" w:eastAsia="Times New Roman" w:hAnsi="Times New Roman" w:cs="Times New Roman"/>
        </w:rPr>
      </w:pPr>
      <w:r w:rsidRPr="0043347B">
        <w:rPr>
          <w:rFonts w:ascii="Times New Roman" w:eastAsia="Times New Roman" w:hAnsi="Times New Roman" w:cs="Times New Roman"/>
        </w:rPr>
        <w:t>Odle, Taylor, and Jennifer Delaney. (2025). Experimental Evidence on "Direct Admissions" from Four States: Impacts on College Application and Enrollment. (EdWorkingPaper: 23 -834). Retrieved from Annenberg Institute at Brown University: https://doi.org/10.26300/6xtn-2j84</w:t>
      </w:r>
    </w:p>
    <w:p w14:paraId="2045637D" w14:textId="569D9164" w:rsidR="00205B1D" w:rsidRPr="00205B1D" w:rsidRDefault="00205B1D" w:rsidP="00E635ED">
      <w:pPr>
        <w:spacing w:afterLines="60" w:after="144"/>
        <w:ind w:left="547" w:hanging="547"/>
        <w:jc w:val="both"/>
        <w:rPr>
          <w:rFonts w:ascii="Times New Roman" w:eastAsia="Times New Roman" w:hAnsi="Times New Roman" w:cs="Times New Roman"/>
        </w:rPr>
      </w:pPr>
      <w:r w:rsidRPr="00205B1D">
        <w:rPr>
          <w:rFonts w:ascii="Times New Roman" w:eastAsia="Times New Roman" w:hAnsi="Times New Roman" w:cs="Times New Roman"/>
        </w:rPr>
        <w:t>Oreopoulos</w:t>
      </w:r>
      <w:r>
        <w:rPr>
          <w:rFonts w:ascii="Times New Roman" w:eastAsia="Times New Roman" w:hAnsi="Times New Roman" w:cs="Times New Roman"/>
        </w:rPr>
        <w:t>,</w:t>
      </w:r>
      <w:r w:rsidRPr="00205B1D">
        <w:rPr>
          <w:rFonts w:ascii="Times New Roman" w:eastAsia="Times New Roman" w:hAnsi="Times New Roman" w:cs="Times New Roman"/>
        </w:rPr>
        <w:t xml:space="preserve"> Philip and Uros Petronijevic</w:t>
      </w:r>
      <w:r w:rsidR="00467D58">
        <w:rPr>
          <w:rFonts w:ascii="Times New Roman" w:eastAsia="Times New Roman" w:hAnsi="Times New Roman" w:cs="Times New Roman"/>
        </w:rPr>
        <w:t xml:space="preserve">. (2023). </w:t>
      </w:r>
      <w:r w:rsidRPr="00205B1D">
        <w:rPr>
          <w:rFonts w:ascii="Times New Roman" w:eastAsia="Times New Roman" w:hAnsi="Times New Roman" w:cs="Times New Roman"/>
        </w:rPr>
        <w:t xml:space="preserve">"Making College Worth It: A Review of Research on the Returns to Higher Education," NBER Working Paper 19053, </w:t>
      </w:r>
      <w:hyperlink r:id="rId12" w:history="1">
        <w:r w:rsidRPr="00205B1D">
          <w:rPr>
            <w:rFonts w:ascii="Times New Roman" w:eastAsia="Times New Roman" w:hAnsi="Times New Roman" w:cs="Times New Roman"/>
          </w:rPr>
          <w:t>https://doi.org/10.3386/w19053</w:t>
        </w:r>
      </w:hyperlink>
      <w:r w:rsidRPr="00205B1D">
        <w:rPr>
          <w:rFonts w:ascii="Times New Roman" w:eastAsia="Times New Roman" w:hAnsi="Times New Roman" w:cs="Times New Roman"/>
        </w:rPr>
        <w:t>.</w:t>
      </w:r>
    </w:p>
    <w:p w14:paraId="2B9018DA" w14:textId="19E043FF" w:rsidR="00CF463B"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Reber, Sarah, and Ember Smith. </w:t>
      </w:r>
      <w:r w:rsidR="00467D58">
        <w:rPr>
          <w:rFonts w:ascii="Times New Roman" w:eastAsia="Times New Roman" w:hAnsi="Times New Roman" w:cs="Times New Roman"/>
        </w:rPr>
        <w:t xml:space="preserve">(2023). </w:t>
      </w:r>
      <w:r w:rsidRPr="00A54D9D">
        <w:rPr>
          <w:rFonts w:ascii="Times New Roman" w:eastAsia="Times New Roman" w:hAnsi="Times New Roman" w:cs="Times New Roman"/>
        </w:rPr>
        <w:t xml:space="preserve">“College Enrollment Disparities: Understanding the Role of Academic Preparation.” </w:t>
      </w:r>
      <w:r w:rsidRPr="00A54D9D">
        <w:rPr>
          <w:rFonts w:ascii="Times New Roman" w:eastAsia="Times New Roman" w:hAnsi="Times New Roman" w:cs="Times New Roman"/>
          <w:i/>
          <w:iCs/>
        </w:rPr>
        <w:t>The Brookings Institution</w:t>
      </w:r>
      <w:r w:rsidR="00467D58">
        <w:rPr>
          <w:rFonts w:ascii="Times New Roman" w:eastAsia="Times New Roman" w:hAnsi="Times New Roman" w:cs="Times New Roman"/>
        </w:rPr>
        <w:t>.</w:t>
      </w:r>
    </w:p>
    <w:p w14:paraId="25B22769" w14:textId="1A681917" w:rsidR="00AB1DF5" w:rsidRDefault="00AB1DF5"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 xml:space="preserve">Riach, P. A., &amp; Rich, J. (2002). Field Experiments of Discrimination in the Market Place. </w:t>
      </w:r>
      <w:r w:rsidRPr="00A54D9D">
        <w:rPr>
          <w:rFonts w:ascii="Times New Roman" w:eastAsia="Times New Roman" w:hAnsi="Times New Roman" w:cs="Times New Roman"/>
          <w:i/>
        </w:rPr>
        <w:t>The Economic Journal</w:t>
      </w:r>
      <w:r w:rsidRPr="00A54D9D">
        <w:rPr>
          <w:rFonts w:ascii="Times New Roman" w:eastAsia="Times New Roman" w:hAnsi="Times New Roman" w:cs="Times New Roman"/>
        </w:rPr>
        <w:t xml:space="preserve">, </w:t>
      </w:r>
      <w:r w:rsidRPr="00A54D9D">
        <w:rPr>
          <w:rFonts w:ascii="Times New Roman" w:eastAsia="Times New Roman" w:hAnsi="Times New Roman" w:cs="Times New Roman"/>
          <w:i/>
        </w:rPr>
        <w:t>112</w:t>
      </w:r>
      <w:r w:rsidRPr="00A54D9D">
        <w:rPr>
          <w:rFonts w:ascii="Times New Roman" w:eastAsia="Times New Roman" w:hAnsi="Times New Roman" w:cs="Times New Roman"/>
        </w:rPr>
        <w:t xml:space="preserve">(483), F480–F518. </w:t>
      </w:r>
    </w:p>
    <w:p w14:paraId="3A4D12A6" w14:textId="30553880" w:rsidR="00CF463B"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t>Smith, Goodman</w:t>
      </w:r>
      <w:r w:rsidR="00AB1DF5">
        <w:rPr>
          <w:rFonts w:ascii="Times New Roman" w:eastAsia="Times New Roman" w:hAnsi="Times New Roman" w:cs="Times New Roman"/>
        </w:rPr>
        <w:t xml:space="preserve">, and </w:t>
      </w:r>
      <w:r w:rsidR="00AB1DF5" w:rsidRPr="00A54D9D">
        <w:rPr>
          <w:rFonts w:ascii="Times New Roman" w:eastAsia="Times New Roman" w:hAnsi="Times New Roman" w:cs="Times New Roman"/>
        </w:rPr>
        <w:t>Hurwitz</w:t>
      </w:r>
      <w:r w:rsidRPr="00A54D9D">
        <w:rPr>
          <w:rFonts w:ascii="Times New Roman" w:eastAsia="Times New Roman" w:hAnsi="Times New Roman" w:cs="Times New Roman"/>
        </w:rPr>
        <w:t xml:space="preserve"> (2024). The Economic Impact of Access to Four-Year Colleges. NBER Working Paper Series (no. 27177).</w:t>
      </w:r>
    </w:p>
    <w:p w14:paraId="39B246A0" w14:textId="14584C6A" w:rsidR="00B95B0C" w:rsidRDefault="00B95B0C" w:rsidP="00E635ED">
      <w:pPr>
        <w:spacing w:afterLines="60" w:after="144"/>
        <w:ind w:left="547" w:hanging="547"/>
        <w:jc w:val="both"/>
        <w:rPr>
          <w:rFonts w:ascii="Times New Roman" w:eastAsia="Times New Roman" w:hAnsi="Times New Roman" w:cs="Times New Roman"/>
        </w:rPr>
      </w:pPr>
      <w:r w:rsidRPr="00B95B0C">
        <w:rPr>
          <w:rFonts w:ascii="Times New Roman" w:eastAsia="Times New Roman" w:hAnsi="Times New Roman" w:cs="Times New Roman"/>
        </w:rPr>
        <w:t>State Board for Community and Technical Colleges</w:t>
      </w:r>
      <w:r>
        <w:rPr>
          <w:rFonts w:ascii="Times New Roman" w:eastAsia="Times New Roman" w:hAnsi="Times New Roman" w:cs="Times New Roman"/>
        </w:rPr>
        <w:t xml:space="preserve"> (SBCTC)</w:t>
      </w:r>
      <w:r w:rsidRPr="00B95B0C">
        <w:rPr>
          <w:rFonts w:ascii="Times New Roman" w:eastAsia="Times New Roman" w:hAnsi="Times New Roman" w:cs="Times New Roman"/>
        </w:rPr>
        <w:t>. (</w:t>
      </w:r>
      <w:r>
        <w:rPr>
          <w:rFonts w:ascii="Times New Roman" w:eastAsia="Times New Roman" w:hAnsi="Times New Roman" w:cs="Times New Roman"/>
        </w:rPr>
        <w:t>2025</w:t>
      </w:r>
      <w:r w:rsidRPr="00B95B0C">
        <w:rPr>
          <w:rFonts w:ascii="Times New Roman" w:eastAsia="Times New Roman" w:hAnsi="Times New Roman" w:cs="Times New Roman"/>
        </w:rPr>
        <w:t>). Enrollment data dashboard</w:t>
      </w:r>
      <w:r>
        <w:rPr>
          <w:rFonts w:ascii="Times New Roman" w:eastAsia="Times New Roman" w:hAnsi="Times New Roman" w:cs="Times New Roman"/>
        </w:rPr>
        <w:t xml:space="preserve">. </w:t>
      </w:r>
      <w:r w:rsidRPr="00B95B0C">
        <w:rPr>
          <w:rFonts w:ascii="Times New Roman" w:eastAsia="Times New Roman" w:hAnsi="Times New Roman" w:cs="Times New Roman"/>
        </w:rPr>
        <w:t>https://www.sbctc.edu/colleges-staff/research/data-public/enrollment-data-dashboard</w:t>
      </w:r>
      <w:r>
        <w:rPr>
          <w:rFonts w:ascii="Times New Roman" w:eastAsia="Times New Roman" w:hAnsi="Times New Roman" w:cs="Times New Roman"/>
        </w:rPr>
        <w:t>.</w:t>
      </w:r>
    </w:p>
    <w:p w14:paraId="17BA5559" w14:textId="0910AB72" w:rsidR="00B95B0C" w:rsidRDefault="00B95B0C" w:rsidP="00E635ED">
      <w:pPr>
        <w:spacing w:afterLines="60" w:after="144"/>
        <w:ind w:left="547" w:hanging="547"/>
        <w:jc w:val="both"/>
        <w:rPr>
          <w:rFonts w:ascii="Times New Roman" w:eastAsia="Times New Roman" w:hAnsi="Times New Roman" w:cs="Times New Roman"/>
        </w:rPr>
      </w:pPr>
      <w:r w:rsidRPr="00B95B0C">
        <w:rPr>
          <w:rFonts w:ascii="Times New Roman" w:eastAsia="Times New Roman" w:hAnsi="Times New Roman" w:cs="Times New Roman"/>
        </w:rPr>
        <w:t>Texas Higher Education Coordinating Board</w:t>
      </w:r>
      <w:r>
        <w:rPr>
          <w:rFonts w:ascii="Times New Roman" w:eastAsia="Times New Roman" w:hAnsi="Times New Roman" w:cs="Times New Roman"/>
        </w:rPr>
        <w:t xml:space="preserve"> (THECB)</w:t>
      </w:r>
      <w:r w:rsidRPr="00B95B0C">
        <w:rPr>
          <w:rFonts w:ascii="Times New Roman" w:eastAsia="Times New Roman" w:hAnsi="Times New Roman" w:cs="Times New Roman"/>
        </w:rPr>
        <w:t>. (2025). Expanding enrollment across communities and institutions. THECB Data. https://databridge.highered.texas.gov/</w:t>
      </w:r>
      <w:r>
        <w:rPr>
          <w:rFonts w:ascii="Times New Roman" w:eastAsia="Times New Roman" w:hAnsi="Times New Roman" w:cs="Times New Roman"/>
        </w:rPr>
        <w:t xml:space="preserve"> </w:t>
      </w:r>
      <w:r w:rsidRPr="00B95B0C">
        <w:rPr>
          <w:rFonts w:ascii="Times New Roman" w:eastAsia="Times New Roman" w:hAnsi="Times New Roman" w:cs="Times New Roman"/>
        </w:rPr>
        <w:t>expanding-enrollment-across-communities-and-institutions</w:t>
      </w:r>
      <w:r>
        <w:rPr>
          <w:rFonts w:ascii="Times New Roman" w:eastAsia="Times New Roman" w:hAnsi="Times New Roman" w:cs="Times New Roman"/>
        </w:rPr>
        <w:t>.</w:t>
      </w:r>
    </w:p>
    <w:p w14:paraId="6188938B" w14:textId="4F10EE64" w:rsidR="00436F0A" w:rsidRDefault="00436F0A" w:rsidP="00E635ED">
      <w:pPr>
        <w:spacing w:afterLines="60" w:after="144"/>
        <w:ind w:left="547" w:hanging="547"/>
        <w:jc w:val="both"/>
        <w:rPr>
          <w:rFonts w:ascii="Times New Roman" w:eastAsia="Times New Roman" w:hAnsi="Times New Roman" w:cs="Times New Roman"/>
        </w:rPr>
      </w:pPr>
      <w:r w:rsidRPr="00436F0A">
        <w:rPr>
          <w:rFonts w:ascii="Times New Roman" w:eastAsia="Times New Roman" w:hAnsi="Times New Roman" w:cs="Times New Roman"/>
        </w:rPr>
        <w:t xml:space="preserve">U.S. Congress. (2007). </w:t>
      </w:r>
      <w:r w:rsidRPr="00436F0A">
        <w:rPr>
          <w:rFonts w:ascii="Times New Roman" w:eastAsia="Times New Roman" w:hAnsi="Times New Roman" w:cs="Times New Roman"/>
          <w:i/>
          <w:iCs/>
        </w:rPr>
        <w:t>Improving Head Start for School Readiness Act of 2007</w:t>
      </w:r>
      <w:r w:rsidRPr="00436F0A">
        <w:rPr>
          <w:rFonts w:ascii="Times New Roman" w:eastAsia="Times New Roman" w:hAnsi="Times New Roman" w:cs="Times New Roman"/>
        </w:rPr>
        <w:t>, H.R. 1429, 110th Cong. § (Public Law 110-134).</w:t>
      </w:r>
    </w:p>
    <w:p w14:paraId="66A2A6F8" w14:textId="09844F9E" w:rsidR="00AB4272" w:rsidRDefault="00AB4272" w:rsidP="00E635ED">
      <w:pPr>
        <w:spacing w:afterLines="60" w:after="144"/>
        <w:ind w:left="547" w:hanging="547"/>
        <w:jc w:val="both"/>
        <w:rPr>
          <w:rFonts w:ascii="Times New Roman" w:eastAsia="Times New Roman" w:hAnsi="Times New Roman" w:cs="Times New Roman"/>
        </w:rPr>
      </w:pPr>
      <w:r w:rsidRPr="00AB4272">
        <w:rPr>
          <w:rFonts w:ascii="Times New Roman" w:eastAsia="Times New Roman" w:hAnsi="Times New Roman" w:cs="Times New Roman"/>
        </w:rPr>
        <w:t xml:space="preserve">U.S. Department of the Treasury. (2021). </w:t>
      </w:r>
      <w:r w:rsidRPr="00AB4272">
        <w:rPr>
          <w:rFonts w:ascii="Times New Roman" w:eastAsia="Times New Roman" w:hAnsi="Times New Roman" w:cs="Times New Roman"/>
          <w:i/>
          <w:iCs/>
        </w:rPr>
        <w:t>The economics of childcare supply in the United States</w:t>
      </w:r>
      <w:r>
        <w:rPr>
          <w:rFonts w:ascii="Times New Roman" w:eastAsia="Times New Roman" w:hAnsi="Times New Roman" w:cs="Times New Roman"/>
        </w:rPr>
        <w:t>.</w:t>
      </w:r>
      <w:r w:rsidRPr="00AB4272">
        <w:rPr>
          <w:rFonts w:ascii="Times New Roman" w:eastAsia="Times New Roman" w:hAnsi="Times New Roman" w:cs="Times New Roman"/>
          <w:i/>
          <w:iCs/>
        </w:rPr>
        <w:t xml:space="preserve"> </w:t>
      </w:r>
      <w:r w:rsidRPr="00AB4272">
        <w:rPr>
          <w:rFonts w:ascii="Times New Roman" w:eastAsia="Times New Roman" w:hAnsi="Times New Roman" w:cs="Times New Roman"/>
        </w:rPr>
        <w:t>https://home.treasury.gov/system/files/136/The-Economics-of-Childcare-Supply-09-14-final.pdf</w:t>
      </w:r>
      <w:r>
        <w:rPr>
          <w:rFonts w:ascii="Times New Roman" w:eastAsia="Times New Roman" w:hAnsi="Times New Roman" w:cs="Times New Roman"/>
        </w:rPr>
        <w:t>.</w:t>
      </w:r>
    </w:p>
    <w:p w14:paraId="7B5043E0" w14:textId="5A40C175" w:rsidR="00623A4D" w:rsidRPr="00E635ED" w:rsidRDefault="00623A4D" w:rsidP="00E635ED">
      <w:pPr>
        <w:spacing w:afterLines="60" w:after="144"/>
        <w:ind w:left="720" w:hanging="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Van Noy, Michelle, Andrew Weaver, Allison Forbes, and Debra Bragg. (2023). “The Community College Role in Economic Development: A Conceptual Model.” </w:t>
      </w:r>
      <w:r>
        <w:rPr>
          <w:rFonts w:ascii="Times New Roman" w:eastAsia="Times New Roman" w:hAnsi="Times New Roman" w:cs="Times New Roman"/>
          <w:i/>
          <w:iCs/>
          <w:color w:val="000000" w:themeColor="text1"/>
        </w:rPr>
        <w:t>Education and Employment Research Center Working Paper Series</w:t>
      </w:r>
      <w:r>
        <w:rPr>
          <w:rFonts w:ascii="Times New Roman" w:eastAsia="Times New Roman" w:hAnsi="Times New Roman" w:cs="Times New Roman"/>
          <w:color w:val="000000" w:themeColor="text1"/>
        </w:rPr>
        <w:t>.</w:t>
      </w:r>
    </w:p>
    <w:p w14:paraId="0B59B062" w14:textId="2182CA76" w:rsidR="001F18EE" w:rsidRDefault="001F18EE" w:rsidP="00E635ED">
      <w:pPr>
        <w:spacing w:afterLines="60" w:after="144"/>
        <w:ind w:left="547" w:hanging="547"/>
        <w:jc w:val="both"/>
        <w:rPr>
          <w:rFonts w:ascii="Times New Roman" w:eastAsia="Times New Roman" w:hAnsi="Times New Roman" w:cs="Times New Roman"/>
        </w:rPr>
      </w:pPr>
      <w:r>
        <w:rPr>
          <w:rFonts w:ascii="Times New Roman" w:eastAsia="Times New Roman" w:hAnsi="Times New Roman" w:cs="Times New Roman"/>
        </w:rPr>
        <w:t xml:space="preserve">Velasco, Tatiana, John Fink, Mariel Bedoya, Davis Jenkins, and Tania LaViolet (2024). </w:t>
      </w:r>
      <w:r w:rsidRPr="001F18EE">
        <w:rPr>
          <w:rFonts w:ascii="Times New Roman" w:eastAsia="Times New Roman" w:hAnsi="Times New Roman" w:cs="Times New Roman"/>
        </w:rPr>
        <w:t>Tracking Transfer: Community College and Four-Year Institutional Effectiveness in Broadening Bachelor’s Degree Attainment</w:t>
      </w:r>
      <w:r>
        <w:rPr>
          <w:rFonts w:ascii="Times New Roman" w:eastAsia="Times New Roman" w:hAnsi="Times New Roman" w:cs="Times New Roman"/>
        </w:rPr>
        <w:t xml:space="preserve">. Report from the </w:t>
      </w:r>
      <w:r w:rsidRPr="007207FF">
        <w:rPr>
          <w:rFonts w:ascii="Times New Roman" w:eastAsia="Times New Roman" w:hAnsi="Times New Roman" w:cs="Times New Roman"/>
          <w:i/>
          <w:iCs/>
        </w:rPr>
        <w:t>Community College Research Center</w:t>
      </w:r>
      <w:r>
        <w:rPr>
          <w:rFonts w:ascii="Times New Roman" w:eastAsia="Times New Roman" w:hAnsi="Times New Roman" w:cs="Times New Roman"/>
        </w:rPr>
        <w:t>.</w:t>
      </w:r>
    </w:p>
    <w:p w14:paraId="60DDD4D2" w14:textId="2F6EC45C" w:rsidR="00B95B0C" w:rsidRPr="00A54D9D" w:rsidRDefault="00B95B0C" w:rsidP="00E635ED">
      <w:pPr>
        <w:spacing w:afterLines="60" w:after="144"/>
        <w:ind w:left="547" w:hanging="547"/>
        <w:jc w:val="both"/>
        <w:rPr>
          <w:rFonts w:ascii="Times New Roman" w:eastAsia="Times New Roman" w:hAnsi="Times New Roman" w:cs="Times New Roman"/>
        </w:rPr>
      </w:pPr>
      <w:r w:rsidRPr="00B95B0C">
        <w:rPr>
          <w:rFonts w:ascii="Times New Roman" w:eastAsia="Times New Roman" w:hAnsi="Times New Roman" w:cs="Times New Roman"/>
        </w:rPr>
        <w:t xml:space="preserve">Wilburn, Caroline. (2025). </w:t>
      </w:r>
      <w:r w:rsidR="005D71D5">
        <w:rPr>
          <w:rFonts w:ascii="Times New Roman" w:eastAsia="Times New Roman" w:hAnsi="Times New Roman" w:cs="Times New Roman"/>
        </w:rPr>
        <w:t>“</w:t>
      </w:r>
      <w:r w:rsidRPr="00B95B0C">
        <w:rPr>
          <w:rFonts w:ascii="Times New Roman" w:eastAsia="Times New Roman" w:hAnsi="Times New Roman" w:cs="Times New Roman"/>
        </w:rPr>
        <w:t>Texas community college bachelor's degree programs are booming. Why aren't more students enrolling?</w:t>
      </w:r>
      <w:r w:rsidR="005D71D5">
        <w:rPr>
          <w:rFonts w:ascii="Times New Roman" w:eastAsia="Times New Roman" w:hAnsi="Times New Roman" w:cs="Times New Roman"/>
        </w:rPr>
        <w:t>”</w:t>
      </w:r>
      <w:r w:rsidRPr="00B95B0C">
        <w:rPr>
          <w:rFonts w:ascii="Times New Roman" w:eastAsia="Times New Roman" w:hAnsi="Times New Roman" w:cs="Times New Roman"/>
        </w:rPr>
        <w:t xml:space="preserve"> </w:t>
      </w:r>
      <w:r w:rsidRPr="005D71D5">
        <w:rPr>
          <w:rFonts w:ascii="Times New Roman" w:eastAsia="Times New Roman" w:hAnsi="Times New Roman" w:cs="Times New Roman"/>
          <w:i/>
          <w:iCs/>
        </w:rPr>
        <w:t>Kinder Institute for Urban Research.</w:t>
      </w:r>
      <w:r w:rsidRPr="00B95B0C">
        <w:rPr>
          <w:rFonts w:ascii="Times New Roman" w:eastAsia="Times New Roman" w:hAnsi="Times New Roman" w:cs="Times New Roman"/>
        </w:rPr>
        <w:t xml:space="preserve"> </w:t>
      </w:r>
    </w:p>
    <w:p w14:paraId="5950D924" w14:textId="42B77501" w:rsidR="00742FE0" w:rsidRPr="009019CD" w:rsidRDefault="00CF463B" w:rsidP="00E635ED">
      <w:pPr>
        <w:spacing w:afterLines="60" w:after="144"/>
        <w:ind w:left="547" w:hanging="547"/>
        <w:jc w:val="both"/>
        <w:rPr>
          <w:rFonts w:ascii="Times New Roman" w:eastAsia="Times New Roman" w:hAnsi="Times New Roman" w:cs="Times New Roman"/>
        </w:rPr>
      </w:pPr>
      <w:r w:rsidRPr="00A54D9D">
        <w:rPr>
          <w:rFonts w:ascii="Times New Roman" w:eastAsia="Times New Roman" w:hAnsi="Times New Roman" w:cs="Times New Roman"/>
        </w:rPr>
        <w:lastRenderedPageBreak/>
        <w:t xml:space="preserve">Zimmerman, S. D. (2014). The Returns to College Admission for Academically Marginal Students. </w:t>
      </w:r>
      <w:r w:rsidRPr="00022B53">
        <w:rPr>
          <w:rFonts w:ascii="Times New Roman" w:eastAsia="Times New Roman" w:hAnsi="Times New Roman" w:cs="Times New Roman"/>
          <w:i/>
          <w:iCs/>
        </w:rPr>
        <w:t>Journal of Labor Economics</w:t>
      </w:r>
      <w:r w:rsidRPr="00A54D9D">
        <w:rPr>
          <w:rFonts w:ascii="Times New Roman" w:eastAsia="Times New Roman" w:hAnsi="Times New Roman" w:cs="Times New Roman"/>
        </w:rPr>
        <w:t xml:space="preserve">, </w:t>
      </w:r>
      <w:r w:rsidRPr="009019CD">
        <w:rPr>
          <w:rFonts w:ascii="Times New Roman" w:eastAsia="Times New Roman" w:hAnsi="Times New Roman" w:cs="Times New Roman"/>
        </w:rPr>
        <w:t>32</w:t>
      </w:r>
      <w:r w:rsidRPr="00A54D9D">
        <w:rPr>
          <w:rFonts w:ascii="Times New Roman" w:eastAsia="Times New Roman" w:hAnsi="Times New Roman" w:cs="Times New Roman"/>
        </w:rPr>
        <w:t>(4), 711–754.</w:t>
      </w:r>
      <w:r w:rsidRPr="009019CD">
        <w:rPr>
          <w:rFonts w:ascii="Times New Roman" w:eastAsia="Times New Roman" w:hAnsi="Times New Roman" w:cs="Times New Roman"/>
        </w:rPr>
        <w:t xml:space="preserve"> </w:t>
      </w:r>
    </w:p>
    <w:p w14:paraId="7D12B617" w14:textId="2708470C" w:rsidR="00022B53" w:rsidRPr="009019CD" w:rsidRDefault="00022B53" w:rsidP="00E635ED">
      <w:pPr>
        <w:spacing w:afterLines="60" w:after="144"/>
        <w:ind w:left="547" w:hanging="547"/>
        <w:jc w:val="both"/>
        <w:rPr>
          <w:rFonts w:ascii="Times New Roman" w:eastAsia="Times New Roman" w:hAnsi="Times New Roman" w:cs="Times New Roman"/>
        </w:rPr>
      </w:pPr>
      <w:r w:rsidRPr="009019CD">
        <w:rPr>
          <w:rFonts w:ascii="Times New Roman" w:eastAsia="Times New Roman" w:hAnsi="Times New Roman" w:cs="Times New Roman"/>
        </w:rPr>
        <w:t>Zhu, Z. (2023). Discrimination against community college transfer students—Evidence from a labor market audit study. Economics of Education Review, 97, 102482.</w:t>
      </w:r>
    </w:p>
    <w:p w14:paraId="5A6FF55F" w14:textId="411FD0EE" w:rsidR="00BD23EB" w:rsidRDefault="00BD23EB">
      <w:pPr>
        <w:spacing w:after="160" w:line="278" w:lineRule="auto"/>
        <w:rPr>
          <w:rFonts w:ascii="Times New Roman" w:hAnsi="Times New Roman" w:cs="Times New Roman"/>
        </w:rPr>
      </w:pPr>
      <w:r>
        <w:rPr>
          <w:rFonts w:ascii="Times New Roman" w:hAnsi="Times New Roman" w:cs="Times New Roman"/>
        </w:rPr>
        <w:br w:type="page"/>
      </w:r>
    </w:p>
    <w:p w14:paraId="300BECFC" w14:textId="319DE3E4" w:rsidR="00F00AFF" w:rsidRDefault="00ED40D5">
      <w:pPr>
        <w:spacing w:after="160" w:line="278" w:lineRule="auto"/>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lastRenderedPageBreak/>
        <w:t>Figures and tables</w:t>
      </w:r>
    </w:p>
    <w:p w14:paraId="747128FF" w14:textId="14F0BCA8" w:rsidR="00F00AFF" w:rsidRPr="007207FF" w:rsidRDefault="00F00AFF" w:rsidP="00E635ED">
      <w:pPr>
        <w:spacing w:afterLines="100" w:after="240" w:line="360" w:lineRule="auto"/>
        <w:jc w:val="center"/>
        <w:rPr>
          <w:rFonts w:ascii="Times New Roman" w:eastAsia="Times New Roman" w:hAnsi="Times New Roman" w:cs="Times New Roman"/>
          <w:b/>
          <w:bCs/>
          <w:color w:val="000000" w:themeColor="text1"/>
        </w:rPr>
      </w:pPr>
      <w:r w:rsidRPr="007207FF">
        <w:rPr>
          <w:rFonts w:ascii="Times New Roman" w:hAnsi="Times New Roman" w:cs="Times New Roman"/>
          <w:noProof/>
          <w:color w:val="000000" w:themeColor="text1"/>
          <w:sz w:val="20"/>
          <w:szCs w:val="20"/>
          <w14:ligatures w14:val="none"/>
        </w:rPr>
        <w:drawing>
          <wp:anchor distT="0" distB="0" distL="114300" distR="114300" simplePos="0" relativeHeight="251663360" behindDoc="0" locked="0" layoutInCell="1" allowOverlap="1" wp14:anchorId="41CA0F5A" wp14:editId="788C5D14">
            <wp:simplePos x="0" y="0"/>
            <wp:positionH relativeFrom="column">
              <wp:posOffset>713947</wp:posOffset>
            </wp:positionH>
            <wp:positionV relativeFrom="paragraph">
              <wp:posOffset>379095</wp:posOffset>
            </wp:positionV>
            <wp:extent cx="4495165" cy="2995930"/>
            <wp:effectExtent l="0" t="0" r="635" b="1270"/>
            <wp:wrapTopAndBottom/>
            <wp:docPr id="2" name="Picture 2"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a line and a red l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5165" cy="2995930"/>
                    </a:xfrm>
                    <a:prstGeom prst="rect">
                      <a:avLst/>
                    </a:prstGeom>
                  </pic:spPr>
                </pic:pic>
              </a:graphicData>
            </a:graphic>
            <wp14:sizeRelH relativeFrom="page">
              <wp14:pctWidth>0</wp14:pctWidth>
            </wp14:sizeRelH>
            <wp14:sizeRelV relativeFrom="page">
              <wp14:pctHeight>0</wp14:pctHeight>
            </wp14:sizeRelV>
          </wp:anchor>
        </w:drawing>
      </w:r>
      <w:r w:rsidRPr="007207FF">
        <w:rPr>
          <w:rFonts w:ascii="Times New Roman" w:eastAsia="Times New Roman" w:hAnsi="Times New Roman" w:cs="Times New Roman"/>
          <w:b/>
          <w:bCs/>
          <w:color w:val="000000" w:themeColor="text1"/>
        </w:rPr>
        <w:t>Figure 1. Share of Community Colleges Awarding CCBs and Number Awarded</w:t>
      </w:r>
    </w:p>
    <w:p w14:paraId="343EB686" w14:textId="2E104A3E" w:rsidR="00F00AFF" w:rsidRDefault="00F00AFF" w:rsidP="00F00AFF">
      <w:pPr>
        <w:rPr>
          <w:rStyle w:val="cf01"/>
          <w:rFonts w:ascii="Times New Roman" w:hAnsi="Times New Roman" w:cs="Times New Roman"/>
          <w:color w:val="000000" w:themeColor="text1"/>
          <w:sz w:val="20"/>
          <w:szCs w:val="20"/>
        </w:rPr>
      </w:pPr>
    </w:p>
    <w:p w14:paraId="5D646105" w14:textId="28DE4296" w:rsidR="00F00AFF" w:rsidRDefault="00F00AFF" w:rsidP="00E635ED">
      <w:pPr>
        <w:jc w:val="both"/>
        <w:rPr>
          <w:rStyle w:val="cf11"/>
          <w:rFonts w:ascii="Times New Roman" w:hAnsi="Times New Roman" w:cs="Times New Roman"/>
          <w:color w:val="000000" w:themeColor="text1"/>
          <w:sz w:val="20"/>
          <w:szCs w:val="20"/>
        </w:rPr>
      </w:pPr>
      <w:r w:rsidRPr="007207FF">
        <w:rPr>
          <w:rStyle w:val="cf01"/>
          <w:rFonts w:ascii="Times New Roman" w:hAnsi="Times New Roman" w:cs="Times New Roman"/>
          <w:color w:val="000000" w:themeColor="text1"/>
          <w:sz w:val="20"/>
          <w:szCs w:val="20"/>
        </w:rPr>
        <w:t>Notes:</w:t>
      </w:r>
      <w:r w:rsidRPr="007207FF">
        <w:rPr>
          <w:rStyle w:val="cf11"/>
          <w:rFonts w:ascii="Times New Roman" w:hAnsi="Times New Roman" w:cs="Times New Roman"/>
          <w:color w:val="000000" w:themeColor="text1"/>
          <w:sz w:val="20"/>
          <w:szCs w:val="20"/>
        </w:rPr>
        <w:t xml:space="preserve"> This figure uses IPEDS data to plot the share of community colleges (defined as public postsecondary institutions that predominantly award degrees and certificates below the bachelor’s degree level) offering bachelor’s degrees and the total number of CCBs awarded between the 2004 and 2022 academic years.</w:t>
      </w:r>
    </w:p>
    <w:p w14:paraId="778BA04C" w14:textId="77777777" w:rsidR="003F2B4F" w:rsidRDefault="003F2B4F" w:rsidP="00F00AFF">
      <w:pPr>
        <w:rPr>
          <w:rStyle w:val="cf11"/>
          <w:rFonts w:ascii="Times New Roman" w:hAnsi="Times New Roman" w:cs="Times New Roman"/>
          <w:color w:val="000000" w:themeColor="text1"/>
          <w:sz w:val="20"/>
          <w:szCs w:val="20"/>
        </w:rPr>
      </w:pPr>
    </w:p>
    <w:p w14:paraId="76C69C9D" w14:textId="77777777" w:rsidR="001F3257" w:rsidRDefault="001F3257">
      <w:pPr>
        <w:spacing w:after="160" w:line="278" w:lineRule="auto"/>
        <w:rPr>
          <w:rFonts w:ascii="Times New Roman" w:eastAsia="Times New Roman" w:hAnsi="Times New Roman" w:cs="Times New Roman"/>
          <w:b/>
          <w:bCs/>
          <w:lang w:val="en"/>
        </w:rPr>
      </w:pPr>
      <w:r>
        <w:rPr>
          <w:rFonts w:ascii="Times New Roman" w:eastAsia="Times New Roman" w:hAnsi="Times New Roman" w:cs="Times New Roman"/>
          <w:b/>
          <w:bCs/>
          <w:lang w:val="en"/>
        </w:rPr>
        <w:br w:type="page"/>
      </w:r>
    </w:p>
    <w:p w14:paraId="6FE1F058" w14:textId="7DA324C5" w:rsidR="003F2B4F" w:rsidRPr="007207FF" w:rsidRDefault="003F2B4F" w:rsidP="00E635ED">
      <w:pPr>
        <w:spacing w:afterLines="100" w:after="240" w:line="360" w:lineRule="auto"/>
        <w:jc w:val="center"/>
        <w:rPr>
          <w:rFonts w:ascii="Times New Roman" w:eastAsia="Times New Roman" w:hAnsi="Times New Roman" w:cs="Times New Roman"/>
          <w:b/>
          <w:bCs/>
          <w:lang w:val="en"/>
        </w:rPr>
      </w:pPr>
      <w:r w:rsidRPr="007207FF">
        <w:rPr>
          <w:rFonts w:ascii="Times New Roman" w:eastAsia="Times New Roman" w:hAnsi="Times New Roman" w:cs="Times New Roman"/>
          <w:b/>
          <w:bCs/>
          <w:noProof/>
          <w:lang w:val="en"/>
        </w:rPr>
        <w:lastRenderedPageBreak/>
        <w:drawing>
          <wp:anchor distT="0" distB="0" distL="114300" distR="114300" simplePos="0" relativeHeight="251665408" behindDoc="0" locked="0" layoutInCell="1" allowOverlap="1" wp14:anchorId="68DF5024" wp14:editId="7BBB36F4">
            <wp:simplePos x="0" y="0"/>
            <wp:positionH relativeFrom="column">
              <wp:posOffset>885190</wp:posOffset>
            </wp:positionH>
            <wp:positionV relativeFrom="paragraph">
              <wp:posOffset>262255</wp:posOffset>
            </wp:positionV>
            <wp:extent cx="4241800" cy="3209925"/>
            <wp:effectExtent l="0" t="0" r="0" b="3175"/>
            <wp:wrapSquare wrapText="bothSides"/>
            <wp:docPr id="1200614798" name="Picture 1" descr="A graph showing the number of posts and p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21922" name="Picture 1" descr="A graph showing the number of posts and pos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41800" cy="3209925"/>
                    </a:xfrm>
                    <a:prstGeom prst="rect">
                      <a:avLst/>
                    </a:prstGeom>
                  </pic:spPr>
                </pic:pic>
              </a:graphicData>
            </a:graphic>
            <wp14:sizeRelH relativeFrom="page">
              <wp14:pctWidth>0</wp14:pctWidth>
            </wp14:sizeRelH>
            <wp14:sizeRelV relativeFrom="page">
              <wp14:pctHeight>0</wp14:pctHeight>
            </wp14:sizeRelV>
          </wp:anchor>
        </w:drawing>
      </w:r>
      <w:r w:rsidRPr="007207FF">
        <w:rPr>
          <w:rFonts w:ascii="Times New Roman" w:eastAsia="Times New Roman" w:hAnsi="Times New Roman" w:cs="Times New Roman"/>
          <w:b/>
          <w:bCs/>
          <w:lang w:val="en"/>
        </w:rPr>
        <w:t xml:space="preserve">Figure </w:t>
      </w:r>
      <w:r>
        <w:rPr>
          <w:rFonts w:ascii="Times New Roman" w:eastAsia="Times New Roman" w:hAnsi="Times New Roman" w:cs="Times New Roman"/>
          <w:b/>
          <w:bCs/>
          <w:lang w:val="en"/>
        </w:rPr>
        <w:t>2</w:t>
      </w:r>
      <w:r w:rsidRPr="007207FF">
        <w:rPr>
          <w:rFonts w:ascii="Times New Roman" w:eastAsia="Times New Roman" w:hAnsi="Times New Roman" w:cs="Times New Roman"/>
          <w:b/>
          <w:bCs/>
          <w:lang w:val="en"/>
        </w:rPr>
        <w:t>. Total Postings v</w:t>
      </w:r>
      <w:r>
        <w:rPr>
          <w:rFonts w:ascii="Times New Roman" w:eastAsia="Times New Roman" w:hAnsi="Times New Roman" w:cs="Times New Roman"/>
          <w:b/>
          <w:bCs/>
          <w:lang w:val="en"/>
        </w:rPr>
        <w:t>s.</w:t>
      </w:r>
      <w:r w:rsidRPr="007207FF">
        <w:rPr>
          <w:rFonts w:ascii="Times New Roman" w:eastAsia="Times New Roman" w:hAnsi="Times New Roman" w:cs="Times New Roman"/>
          <w:b/>
          <w:bCs/>
          <w:lang w:val="en"/>
        </w:rPr>
        <w:t xml:space="preserve"> Total Submissions</w:t>
      </w:r>
    </w:p>
    <w:p w14:paraId="49CE6112" w14:textId="77777777" w:rsidR="003F2B4F" w:rsidRPr="00D31D78" w:rsidRDefault="003F2B4F" w:rsidP="00E635ED">
      <w:pPr>
        <w:spacing w:afterLines="100" w:after="240" w:line="360" w:lineRule="auto"/>
        <w:jc w:val="center"/>
        <w:rPr>
          <w:rFonts w:ascii="Times New Roman" w:eastAsia="Times New Roman" w:hAnsi="Times New Roman" w:cs="Times New Roman"/>
          <w:lang w:val="en"/>
        </w:rPr>
      </w:pPr>
    </w:p>
    <w:p w14:paraId="0D6EC82F" w14:textId="77777777" w:rsidR="003F2B4F" w:rsidRDefault="003F2B4F" w:rsidP="00E635ED">
      <w:pPr>
        <w:spacing w:afterLines="100" w:after="240" w:line="360" w:lineRule="auto"/>
        <w:jc w:val="center"/>
        <w:rPr>
          <w:rFonts w:ascii="Times New Roman" w:eastAsia="Times New Roman" w:hAnsi="Times New Roman" w:cs="Times New Roman"/>
          <w:color w:val="000000" w:themeColor="text1"/>
        </w:rPr>
      </w:pPr>
    </w:p>
    <w:p w14:paraId="6E0261FA" w14:textId="77777777" w:rsidR="003F2B4F" w:rsidRDefault="003F2B4F" w:rsidP="00E635ED">
      <w:pPr>
        <w:spacing w:afterLines="100" w:after="240" w:line="360" w:lineRule="auto"/>
        <w:jc w:val="center"/>
        <w:rPr>
          <w:rFonts w:ascii="Times New Roman" w:eastAsia="Times New Roman" w:hAnsi="Times New Roman" w:cs="Times New Roman"/>
          <w:color w:val="000000" w:themeColor="text1"/>
        </w:rPr>
      </w:pPr>
    </w:p>
    <w:p w14:paraId="6C75A8C8" w14:textId="77777777" w:rsidR="003F2B4F" w:rsidRDefault="003F2B4F" w:rsidP="003F2B4F">
      <w:pPr>
        <w:spacing w:afterLines="100" w:after="240" w:line="360" w:lineRule="auto"/>
        <w:jc w:val="both"/>
        <w:rPr>
          <w:rFonts w:ascii="Times New Roman" w:eastAsia="Times New Roman" w:hAnsi="Times New Roman" w:cs="Times New Roman"/>
          <w:color w:val="000000" w:themeColor="text1"/>
        </w:rPr>
      </w:pPr>
    </w:p>
    <w:p w14:paraId="78D8EF52" w14:textId="77777777" w:rsidR="003F2B4F" w:rsidRDefault="003F2B4F" w:rsidP="003F2B4F">
      <w:pPr>
        <w:spacing w:afterLines="100" w:after="240" w:line="360" w:lineRule="auto"/>
        <w:jc w:val="both"/>
        <w:rPr>
          <w:rFonts w:ascii="Times New Roman" w:eastAsia="Times New Roman" w:hAnsi="Times New Roman" w:cs="Times New Roman"/>
          <w:color w:val="000000" w:themeColor="text1"/>
        </w:rPr>
      </w:pPr>
    </w:p>
    <w:p w14:paraId="356227EF" w14:textId="77777777" w:rsidR="003F2B4F" w:rsidRDefault="003F2B4F" w:rsidP="003F2B4F">
      <w:pPr>
        <w:spacing w:afterLines="100" w:after="240" w:line="360" w:lineRule="auto"/>
        <w:jc w:val="both"/>
        <w:rPr>
          <w:rFonts w:ascii="Times New Roman" w:eastAsia="Times New Roman" w:hAnsi="Times New Roman" w:cs="Times New Roman"/>
          <w:color w:val="000000" w:themeColor="text1"/>
        </w:rPr>
      </w:pPr>
    </w:p>
    <w:p w14:paraId="11A2BB24" w14:textId="77777777" w:rsidR="003F2B4F" w:rsidRDefault="003F2B4F" w:rsidP="003F2B4F">
      <w:pPr>
        <w:spacing w:afterLines="100" w:after="240" w:line="360" w:lineRule="auto"/>
        <w:jc w:val="both"/>
        <w:rPr>
          <w:rFonts w:ascii="Times New Roman" w:eastAsia="Times New Roman" w:hAnsi="Times New Roman" w:cs="Times New Roman"/>
          <w:color w:val="000000" w:themeColor="text1"/>
        </w:rPr>
      </w:pPr>
    </w:p>
    <w:p w14:paraId="4119B963" w14:textId="77777777" w:rsidR="00BE4102" w:rsidRDefault="00BE4102" w:rsidP="00E635ED">
      <w:pPr>
        <w:jc w:val="both"/>
        <w:rPr>
          <w:rFonts w:ascii="Times New Roman" w:eastAsia="Times New Roman" w:hAnsi="Times New Roman" w:cs="Times New Roman"/>
          <w:b/>
          <w:bCs/>
          <w:color w:val="000000" w:themeColor="text1"/>
          <w:sz w:val="20"/>
          <w:szCs w:val="20"/>
        </w:rPr>
      </w:pPr>
    </w:p>
    <w:p w14:paraId="2EE22834" w14:textId="77777777" w:rsidR="00BE4102" w:rsidRDefault="00BE4102" w:rsidP="00E635ED">
      <w:pPr>
        <w:jc w:val="both"/>
        <w:rPr>
          <w:rFonts w:ascii="Times New Roman" w:eastAsia="Times New Roman" w:hAnsi="Times New Roman" w:cs="Times New Roman"/>
          <w:b/>
          <w:bCs/>
          <w:color w:val="000000" w:themeColor="text1"/>
          <w:sz w:val="20"/>
          <w:szCs w:val="20"/>
        </w:rPr>
      </w:pPr>
    </w:p>
    <w:p w14:paraId="09B2271B" w14:textId="12E9D020" w:rsidR="0087442D" w:rsidRPr="00751612" w:rsidRDefault="003F2B4F" w:rsidP="00E635ED">
      <w:pPr>
        <w:jc w:val="both"/>
        <w:rPr>
          <w:rStyle w:val="cf11"/>
          <w:rFonts w:ascii="Times New Roman" w:hAnsi="Times New Roman" w:cs="Times New Roman"/>
          <w:sz w:val="16"/>
          <w:szCs w:val="16"/>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Total job postings collected versus total postings with completed submissions are plotted. Note that each submission consists of 2-3 resumes, so submission in this case simply refers to a completed submission set for each posting.</w:t>
      </w:r>
    </w:p>
    <w:p w14:paraId="6F0930B7" w14:textId="77777777" w:rsidR="00BE4102" w:rsidRDefault="00BE4102">
      <w:pPr>
        <w:spacing w:after="160" w:line="278" w:lineRule="auto"/>
        <w:rPr>
          <w:rFonts w:ascii="Times New Roman" w:eastAsia="Times New Roman" w:hAnsi="Times New Roman" w:cs="Times New Roman"/>
          <w:b/>
          <w:bCs/>
          <w:lang w:val="en"/>
        </w:rPr>
      </w:pPr>
    </w:p>
    <w:p w14:paraId="37AA6E96" w14:textId="77777777" w:rsidR="00BE4102" w:rsidRDefault="00BE4102">
      <w:pPr>
        <w:spacing w:after="160" w:line="278" w:lineRule="auto"/>
        <w:rPr>
          <w:rFonts w:ascii="Times New Roman" w:eastAsia="Times New Roman" w:hAnsi="Times New Roman" w:cs="Times New Roman"/>
          <w:b/>
          <w:bCs/>
          <w:lang w:val="en"/>
        </w:rPr>
      </w:pPr>
    </w:p>
    <w:p w14:paraId="2C2C7EF9" w14:textId="77777777" w:rsidR="00BE4102" w:rsidRDefault="00BE4102">
      <w:pPr>
        <w:spacing w:after="160" w:line="278" w:lineRule="auto"/>
        <w:rPr>
          <w:rFonts w:ascii="Times New Roman" w:eastAsia="Times New Roman" w:hAnsi="Times New Roman" w:cs="Times New Roman"/>
          <w:b/>
          <w:bCs/>
          <w:lang w:val="en"/>
        </w:rPr>
      </w:pPr>
    </w:p>
    <w:p w14:paraId="785192FA" w14:textId="77777777" w:rsidR="00BE4102" w:rsidRDefault="00BE4102">
      <w:pPr>
        <w:spacing w:after="160" w:line="278" w:lineRule="auto"/>
        <w:rPr>
          <w:rFonts w:ascii="Times New Roman" w:eastAsia="Times New Roman" w:hAnsi="Times New Roman" w:cs="Times New Roman"/>
          <w:b/>
          <w:bCs/>
          <w:lang w:val="en"/>
        </w:rPr>
      </w:pPr>
    </w:p>
    <w:p w14:paraId="1A04E7CB" w14:textId="77777777" w:rsidR="00BE4102" w:rsidRDefault="00BE4102">
      <w:pPr>
        <w:spacing w:after="160" w:line="278" w:lineRule="auto"/>
        <w:rPr>
          <w:rFonts w:ascii="Times New Roman" w:eastAsia="Times New Roman" w:hAnsi="Times New Roman" w:cs="Times New Roman"/>
          <w:b/>
          <w:bCs/>
          <w:lang w:val="en"/>
        </w:rPr>
      </w:pPr>
    </w:p>
    <w:p w14:paraId="468CF511" w14:textId="77777777" w:rsidR="00BE4102" w:rsidRDefault="00BE4102">
      <w:pPr>
        <w:spacing w:after="160" w:line="278" w:lineRule="auto"/>
        <w:rPr>
          <w:rFonts w:ascii="Times New Roman" w:eastAsia="Times New Roman" w:hAnsi="Times New Roman" w:cs="Times New Roman"/>
          <w:b/>
          <w:bCs/>
          <w:lang w:val="en"/>
        </w:rPr>
      </w:pPr>
    </w:p>
    <w:p w14:paraId="7ACC854F" w14:textId="77777777" w:rsidR="00BE4102" w:rsidRDefault="00BE4102">
      <w:pPr>
        <w:spacing w:after="160" w:line="278" w:lineRule="auto"/>
        <w:rPr>
          <w:rFonts w:ascii="Times New Roman" w:eastAsia="Times New Roman" w:hAnsi="Times New Roman" w:cs="Times New Roman"/>
          <w:b/>
          <w:bCs/>
          <w:lang w:val="en"/>
        </w:rPr>
      </w:pPr>
    </w:p>
    <w:p w14:paraId="34D43D2C" w14:textId="77777777" w:rsidR="00BE4102" w:rsidRDefault="00BE4102">
      <w:pPr>
        <w:spacing w:after="160" w:line="278" w:lineRule="auto"/>
        <w:rPr>
          <w:rFonts w:ascii="Times New Roman" w:eastAsia="Times New Roman" w:hAnsi="Times New Roman" w:cs="Times New Roman"/>
          <w:b/>
          <w:bCs/>
          <w:lang w:val="en"/>
        </w:rPr>
      </w:pPr>
    </w:p>
    <w:p w14:paraId="756DDDA0" w14:textId="77777777" w:rsidR="00BE4102" w:rsidRDefault="00BE4102">
      <w:pPr>
        <w:spacing w:after="160" w:line="278" w:lineRule="auto"/>
        <w:rPr>
          <w:rFonts w:ascii="Times New Roman" w:eastAsia="Times New Roman" w:hAnsi="Times New Roman" w:cs="Times New Roman"/>
          <w:b/>
          <w:bCs/>
          <w:lang w:val="en"/>
        </w:rPr>
      </w:pPr>
    </w:p>
    <w:p w14:paraId="25C24E44" w14:textId="77777777" w:rsidR="00BE4102" w:rsidRDefault="00BE4102">
      <w:pPr>
        <w:spacing w:after="160" w:line="278" w:lineRule="auto"/>
        <w:rPr>
          <w:rFonts w:ascii="Times New Roman" w:eastAsia="Times New Roman" w:hAnsi="Times New Roman" w:cs="Times New Roman"/>
          <w:b/>
          <w:bCs/>
          <w:lang w:val="en"/>
        </w:rPr>
      </w:pPr>
    </w:p>
    <w:p w14:paraId="27023E9D" w14:textId="77777777" w:rsidR="00BE4102" w:rsidRDefault="00BE4102">
      <w:pPr>
        <w:spacing w:after="160" w:line="278" w:lineRule="auto"/>
        <w:rPr>
          <w:rFonts w:ascii="Times New Roman" w:eastAsia="Times New Roman" w:hAnsi="Times New Roman" w:cs="Times New Roman"/>
          <w:b/>
          <w:bCs/>
          <w:lang w:val="en"/>
        </w:rPr>
      </w:pPr>
    </w:p>
    <w:p w14:paraId="641A7FFE" w14:textId="77777777" w:rsidR="00BE4102" w:rsidRDefault="00BE4102">
      <w:pPr>
        <w:spacing w:after="160" w:line="278" w:lineRule="auto"/>
        <w:rPr>
          <w:rFonts w:ascii="Times New Roman" w:eastAsia="Times New Roman" w:hAnsi="Times New Roman" w:cs="Times New Roman"/>
          <w:b/>
          <w:bCs/>
          <w:lang w:val="en"/>
        </w:rPr>
      </w:pPr>
    </w:p>
    <w:p w14:paraId="21E4A86C" w14:textId="77777777" w:rsidR="00BE4102" w:rsidRDefault="00BE4102">
      <w:pPr>
        <w:spacing w:after="160" w:line="278" w:lineRule="auto"/>
        <w:rPr>
          <w:rFonts w:ascii="Times New Roman" w:eastAsia="Times New Roman" w:hAnsi="Times New Roman" w:cs="Times New Roman"/>
          <w:b/>
          <w:bCs/>
          <w:lang w:val="en"/>
        </w:rPr>
      </w:pPr>
    </w:p>
    <w:p w14:paraId="05CFF69E" w14:textId="77777777" w:rsidR="00BE4102" w:rsidRDefault="00BE4102">
      <w:pPr>
        <w:spacing w:after="160" w:line="278" w:lineRule="auto"/>
        <w:rPr>
          <w:rFonts w:ascii="Times New Roman" w:eastAsia="Times New Roman" w:hAnsi="Times New Roman" w:cs="Times New Roman"/>
          <w:b/>
          <w:bCs/>
          <w:lang w:val="en"/>
        </w:rPr>
      </w:pPr>
    </w:p>
    <w:p w14:paraId="08E21548" w14:textId="334CB43D" w:rsidR="00BE4102" w:rsidRDefault="00BE4102" w:rsidP="009019CD">
      <w:pPr>
        <w:spacing w:afterLines="100" w:after="240" w:line="360" w:lineRule="auto"/>
        <w:jc w:val="center"/>
        <w:rPr>
          <w:rFonts w:ascii="Times New Roman" w:eastAsia="Times New Roman" w:hAnsi="Times New Roman" w:cs="Times New Roman"/>
          <w:b/>
          <w:bCs/>
          <w:lang w:val="en"/>
        </w:rPr>
      </w:pPr>
      <w:r>
        <w:rPr>
          <w:rFonts w:ascii="Times New Roman" w:eastAsia="Times New Roman" w:hAnsi="Times New Roman" w:cs="Times New Roman"/>
          <w:b/>
          <w:bCs/>
          <w:lang w:val="en"/>
        </w:rPr>
        <w:lastRenderedPageBreak/>
        <w:t>F</w:t>
      </w:r>
      <w:r w:rsidRPr="007207FF">
        <w:rPr>
          <w:rFonts w:ascii="Times New Roman" w:eastAsia="Times New Roman" w:hAnsi="Times New Roman" w:cs="Times New Roman"/>
          <w:b/>
          <w:bCs/>
          <w:lang w:val="en"/>
        </w:rPr>
        <w:t xml:space="preserve">igure </w:t>
      </w:r>
      <w:r>
        <w:rPr>
          <w:rFonts w:ascii="Times New Roman" w:eastAsia="Times New Roman" w:hAnsi="Times New Roman" w:cs="Times New Roman"/>
          <w:b/>
          <w:bCs/>
          <w:lang w:val="en"/>
        </w:rPr>
        <w:t>3</w:t>
      </w:r>
      <w:r w:rsidRPr="007207FF">
        <w:rPr>
          <w:rFonts w:ascii="Times New Roman" w:eastAsia="Times New Roman" w:hAnsi="Times New Roman" w:cs="Times New Roman"/>
          <w:b/>
          <w:bCs/>
          <w:lang w:val="en"/>
        </w:rPr>
        <w:t xml:space="preserve">. </w:t>
      </w:r>
      <w:r>
        <w:rPr>
          <w:rFonts w:ascii="Times New Roman" w:eastAsia="Times New Roman" w:hAnsi="Times New Roman" w:cs="Times New Roman"/>
          <w:b/>
          <w:bCs/>
          <w:lang w:val="en"/>
        </w:rPr>
        <w:t>Share of CCBs Awarded by Field of Study</w:t>
      </w:r>
    </w:p>
    <w:p w14:paraId="7F38384E" w14:textId="7034C0D5" w:rsidR="00BE4102" w:rsidRDefault="00BE4102">
      <w:pPr>
        <w:spacing w:after="160" w:line="278" w:lineRule="auto"/>
        <w:rPr>
          <w:rFonts w:ascii="Times New Roman" w:eastAsia="Times New Roman" w:hAnsi="Times New Roman" w:cs="Times New Roman"/>
          <w:b/>
          <w:bCs/>
          <w:lang w:val="en"/>
        </w:rPr>
      </w:pPr>
      <w:r>
        <w:rPr>
          <w:rFonts w:ascii="Times New Roman" w:eastAsia="Times New Roman" w:hAnsi="Times New Roman" w:cs="Times New Roman"/>
          <w:b/>
          <w:bCs/>
          <w:noProof/>
          <w:lang w:val="en"/>
        </w:rPr>
        <w:drawing>
          <wp:inline distT="0" distB="0" distL="0" distR="0" wp14:anchorId="32D6A0A5" wp14:editId="4CA2E539">
            <wp:extent cx="5943600" cy="3965575"/>
            <wp:effectExtent l="0" t="0" r="0" b="0"/>
            <wp:docPr id="1281453423" name="Picture 1" descr="A graph of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53423" name="Picture 1" descr="A graph of a number of red ba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965575"/>
                    </a:xfrm>
                    <a:prstGeom prst="rect">
                      <a:avLst/>
                    </a:prstGeom>
                  </pic:spPr>
                </pic:pic>
              </a:graphicData>
            </a:graphic>
          </wp:inline>
        </w:drawing>
      </w:r>
    </w:p>
    <w:p w14:paraId="0E6DC25A" w14:textId="3EA37204" w:rsidR="00613D20" w:rsidRPr="00751612" w:rsidRDefault="00613D20" w:rsidP="00613D20">
      <w:pPr>
        <w:jc w:val="both"/>
        <w:rPr>
          <w:rStyle w:val="cf11"/>
          <w:rFonts w:ascii="Times New Roman" w:hAnsi="Times New Roman" w:cs="Times New Roman"/>
          <w:sz w:val="16"/>
          <w:szCs w:val="16"/>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xml:space="preserve">: </w:t>
      </w:r>
      <w:r>
        <w:rPr>
          <w:rFonts w:ascii="Times New Roman" w:eastAsia="Times New Roman" w:hAnsi="Times New Roman" w:cs="Times New Roman"/>
          <w:color w:val="000000" w:themeColor="text1"/>
          <w:sz w:val="20"/>
          <w:szCs w:val="20"/>
        </w:rPr>
        <w:t>Share of CCBs awarded in academic year 2022-2023 by field of study (CIP2). Data come from IPEDS, degrees are considered CCBs if they are bachelor’s degrees awarded by an institution that predominantly awards associate degrees.</w:t>
      </w:r>
    </w:p>
    <w:p w14:paraId="131E2DF5" w14:textId="77777777" w:rsidR="00613D20" w:rsidRDefault="00613D20">
      <w:pPr>
        <w:spacing w:after="160" w:line="278" w:lineRule="auto"/>
        <w:rPr>
          <w:rFonts w:ascii="Times New Roman" w:eastAsia="Times New Roman" w:hAnsi="Times New Roman" w:cs="Times New Roman"/>
          <w:b/>
          <w:bCs/>
          <w:lang w:val="en"/>
        </w:rPr>
      </w:pPr>
    </w:p>
    <w:p w14:paraId="2947AF9B" w14:textId="42D135C9" w:rsidR="001F3257" w:rsidRDefault="001F3257">
      <w:pPr>
        <w:spacing w:after="160" w:line="278" w:lineRule="auto"/>
        <w:rPr>
          <w:rFonts w:ascii="Times New Roman" w:eastAsia="Times New Roman" w:hAnsi="Times New Roman" w:cs="Times New Roman"/>
          <w:b/>
          <w:bCs/>
          <w:lang w:val="en"/>
        </w:rPr>
      </w:pPr>
      <w:r>
        <w:rPr>
          <w:rFonts w:ascii="Times New Roman" w:eastAsia="Times New Roman" w:hAnsi="Times New Roman" w:cs="Times New Roman"/>
          <w:b/>
          <w:bCs/>
          <w:lang w:val="en"/>
        </w:rPr>
        <w:br w:type="page"/>
      </w:r>
    </w:p>
    <w:p w14:paraId="7BFD09F4" w14:textId="79A6B576" w:rsidR="00AB2F1D" w:rsidRDefault="00AB2F1D" w:rsidP="00E635ED">
      <w:pPr>
        <w:spacing w:after="160" w:line="278" w:lineRule="auto"/>
        <w:jc w:val="center"/>
        <w:rPr>
          <w:rFonts w:ascii="Times New Roman" w:eastAsia="Times New Roman" w:hAnsi="Times New Roman" w:cs="Times New Roman"/>
          <w:b/>
          <w:bCs/>
          <w:lang w:val="en"/>
        </w:rPr>
      </w:pPr>
      <w:r>
        <w:rPr>
          <w:rFonts w:ascii="Times New Roman" w:eastAsia="Times New Roman" w:hAnsi="Times New Roman" w:cs="Times New Roman"/>
          <w:b/>
          <w:bCs/>
          <w:lang w:val="en"/>
        </w:rPr>
        <w:lastRenderedPageBreak/>
        <w:t xml:space="preserve">Figure </w:t>
      </w:r>
      <w:r w:rsidR="00613D20">
        <w:rPr>
          <w:rFonts w:ascii="Times New Roman" w:eastAsia="Times New Roman" w:hAnsi="Times New Roman" w:cs="Times New Roman"/>
          <w:b/>
          <w:bCs/>
          <w:lang w:val="en"/>
        </w:rPr>
        <w:t>4</w:t>
      </w:r>
      <w:r>
        <w:rPr>
          <w:rFonts w:ascii="Times New Roman" w:eastAsia="Times New Roman" w:hAnsi="Times New Roman" w:cs="Times New Roman"/>
          <w:b/>
          <w:bCs/>
          <w:lang w:val="en"/>
        </w:rPr>
        <w:t>. Callback Rates Across Degree Types</w:t>
      </w:r>
    </w:p>
    <w:p w14:paraId="1B3A81F2" w14:textId="56DEE3FB" w:rsidR="00AB2F1D" w:rsidRPr="00AB2F1D" w:rsidRDefault="006838B4" w:rsidP="00E635ED">
      <w:pPr>
        <w:spacing w:after="160" w:line="278"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E260979" wp14:editId="39472038">
            <wp:extent cx="5486400" cy="3657600"/>
            <wp:effectExtent l="0" t="0" r="0" b="0"/>
            <wp:docPr id="144034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0745" name="Picture 1440340745"/>
                    <pic:cNvPicPr/>
                  </pic:nvPicPr>
                  <pic:blipFill>
                    <a:blip r:embed="rId16"/>
                    <a:stretch>
                      <a:fillRect/>
                    </a:stretch>
                  </pic:blipFill>
                  <pic:spPr>
                    <a:xfrm>
                      <a:off x="0" y="0"/>
                      <a:ext cx="5486400" cy="3657600"/>
                    </a:xfrm>
                    <a:prstGeom prst="rect">
                      <a:avLst/>
                    </a:prstGeom>
                  </pic:spPr>
                </pic:pic>
              </a:graphicData>
            </a:graphic>
          </wp:inline>
        </w:drawing>
      </w:r>
    </w:p>
    <w:p w14:paraId="3AACC8C6" w14:textId="32A2AE82" w:rsidR="00AB2F1D" w:rsidRDefault="00BD23EB" w:rsidP="00BD23EB">
      <w:pPr>
        <w:spacing w:after="160" w:line="278" w:lineRule="auto"/>
        <w:rPr>
          <w:rFonts w:ascii="Times New Roman" w:eastAsia="Times New Roman" w:hAnsi="Times New Roman" w:cs="Times New Roman"/>
          <w:b/>
          <w:bCs/>
          <w:lang w:val="en"/>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T</w:t>
      </w:r>
      <w:r>
        <w:rPr>
          <w:rFonts w:ascii="Times New Roman" w:eastAsia="Times New Roman" w:hAnsi="Times New Roman" w:cs="Times New Roman"/>
          <w:color w:val="000000" w:themeColor="text1"/>
          <w:sz w:val="20"/>
          <w:szCs w:val="20"/>
        </w:rPr>
        <w:t xml:space="preserve">his figure plots the share of resume submissions that received </w:t>
      </w:r>
      <w:r w:rsidR="006838B4">
        <w:rPr>
          <w:rFonts w:ascii="Times New Roman" w:eastAsia="Times New Roman" w:hAnsi="Times New Roman" w:cs="Times New Roman"/>
          <w:color w:val="000000" w:themeColor="text1"/>
          <w:sz w:val="20"/>
          <w:szCs w:val="20"/>
        </w:rPr>
        <w:t>an interview request, or a positive callback (i.e., request for more information), across degree types.</w:t>
      </w:r>
    </w:p>
    <w:p w14:paraId="57A020DE" w14:textId="77777777" w:rsidR="00AB2F1D" w:rsidRDefault="00AB2F1D">
      <w:pPr>
        <w:spacing w:after="160" w:line="278" w:lineRule="auto"/>
        <w:rPr>
          <w:rFonts w:ascii="Times New Roman" w:eastAsia="Times New Roman" w:hAnsi="Times New Roman" w:cs="Times New Roman"/>
          <w:b/>
          <w:bCs/>
          <w:lang w:val="en"/>
        </w:rPr>
      </w:pPr>
      <w:r>
        <w:rPr>
          <w:rFonts w:ascii="Times New Roman" w:eastAsia="Times New Roman" w:hAnsi="Times New Roman" w:cs="Times New Roman"/>
          <w:b/>
          <w:bCs/>
          <w:lang w:val="en"/>
        </w:rPr>
        <w:br w:type="page"/>
      </w:r>
    </w:p>
    <w:p w14:paraId="030F102D" w14:textId="559F8AC8" w:rsidR="002643EE" w:rsidRDefault="0087442D" w:rsidP="00E635ED">
      <w:pPr>
        <w:spacing w:after="160" w:line="278" w:lineRule="auto"/>
        <w:jc w:val="center"/>
        <w:rPr>
          <w:rFonts w:ascii="Times New Roman" w:eastAsia="Times New Roman" w:hAnsi="Times New Roman" w:cs="Times New Roman"/>
          <w:b/>
          <w:bCs/>
          <w:lang w:val="en"/>
        </w:rPr>
      </w:pPr>
      <w:r>
        <w:rPr>
          <w:rFonts w:ascii="Times New Roman" w:eastAsia="Times New Roman" w:hAnsi="Times New Roman" w:cs="Times New Roman"/>
          <w:b/>
          <w:bCs/>
          <w:lang w:val="en"/>
        </w:rPr>
        <w:lastRenderedPageBreak/>
        <w:t>F</w:t>
      </w:r>
      <w:r w:rsidRPr="007207FF">
        <w:rPr>
          <w:rFonts w:ascii="Times New Roman" w:eastAsia="Times New Roman" w:hAnsi="Times New Roman" w:cs="Times New Roman"/>
          <w:b/>
          <w:bCs/>
          <w:lang w:val="en"/>
        </w:rPr>
        <w:t xml:space="preserve">igure </w:t>
      </w:r>
      <w:r w:rsidR="00613D20">
        <w:rPr>
          <w:rFonts w:ascii="Times New Roman" w:eastAsia="Times New Roman" w:hAnsi="Times New Roman" w:cs="Times New Roman"/>
          <w:b/>
          <w:bCs/>
          <w:lang w:val="en"/>
        </w:rPr>
        <w:t>5</w:t>
      </w:r>
      <w:r w:rsidRPr="007207FF">
        <w:rPr>
          <w:rFonts w:ascii="Times New Roman" w:eastAsia="Times New Roman" w:hAnsi="Times New Roman" w:cs="Times New Roman"/>
          <w:b/>
          <w:bCs/>
          <w:lang w:val="en"/>
        </w:rPr>
        <w:t>.</w:t>
      </w:r>
      <w:r w:rsidR="004E15D2">
        <w:rPr>
          <w:rFonts w:ascii="Times New Roman" w:eastAsia="Times New Roman" w:hAnsi="Times New Roman" w:cs="Times New Roman"/>
          <w:b/>
          <w:bCs/>
          <w:lang w:val="en"/>
        </w:rPr>
        <w:t xml:space="preserve"> Callbacks for CCB Degrees Relative to</w:t>
      </w:r>
      <w:r w:rsidR="00F617AE">
        <w:rPr>
          <w:rFonts w:ascii="Times New Roman" w:eastAsia="Times New Roman" w:hAnsi="Times New Roman" w:cs="Times New Roman"/>
          <w:b/>
          <w:bCs/>
          <w:lang w:val="en"/>
        </w:rPr>
        <w:t xml:space="preserve"> Associate and </w:t>
      </w:r>
      <w:r w:rsidR="004E15D2">
        <w:rPr>
          <w:rFonts w:ascii="Times New Roman" w:eastAsia="Times New Roman" w:hAnsi="Times New Roman" w:cs="Times New Roman"/>
          <w:b/>
          <w:bCs/>
          <w:lang w:val="en"/>
        </w:rPr>
        <w:t xml:space="preserve"> Traditional Bachelor’s</w:t>
      </w:r>
    </w:p>
    <w:p w14:paraId="468F92D3" w14:textId="13F5DCE0" w:rsidR="0087442D" w:rsidRPr="004E15D2" w:rsidRDefault="00F617AE" w:rsidP="00AB2F1D">
      <w:pPr>
        <w:spacing w:afterLines="100" w:after="240" w:line="360" w:lineRule="auto"/>
        <w:jc w:val="center"/>
        <w:rPr>
          <w:rFonts w:ascii="Times New Roman" w:eastAsia="Times New Roman" w:hAnsi="Times New Roman" w:cs="Times New Roman"/>
          <w:b/>
          <w:bCs/>
          <w:lang w:val="en"/>
        </w:rPr>
      </w:pPr>
      <w:r>
        <w:rPr>
          <w:rFonts w:ascii="Times New Roman" w:eastAsia="Times New Roman" w:hAnsi="Times New Roman" w:cs="Times New Roman"/>
          <w:b/>
          <w:bCs/>
          <w:noProof/>
          <w:lang w:val="en"/>
        </w:rPr>
        <w:drawing>
          <wp:inline distT="0" distB="0" distL="0" distR="0" wp14:anchorId="7417FC15" wp14:editId="65AEDF56">
            <wp:extent cx="6391073" cy="4260715"/>
            <wp:effectExtent l="0" t="0" r="0" b="0"/>
            <wp:docPr id="1323012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2127" name="Picture 1323012127"/>
                    <pic:cNvPicPr/>
                  </pic:nvPicPr>
                  <pic:blipFill>
                    <a:blip r:embed="rId17"/>
                    <a:stretch>
                      <a:fillRect/>
                    </a:stretch>
                  </pic:blipFill>
                  <pic:spPr>
                    <a:xfrm>
                      <a:off x="0" y="0"/>
                      <a:ext cx="6413912" cy="4275941"/>
                    </a:xfrm>
                    <a:prstGeom prst="rect">
                      <a:avLst/>
                    </a:prstGeom>
                  </pic:spPr>
                </pic:pic>
              </a:graphicData>
            </a:graphic>
          </wp:inline>
        </w:drawing>
      </w:r>
    </w:p>
    <w:p w14:paraId="1928A08D" w14:textId="52384D2E" w:rsidR="00D42AC7" w:rsidRDefault="00D42AC7" w:rsidP="00D42AC7">
      <w:pPr>
        <w:spacing w:after="160" w:line="278" w:lineRule="auto"/>
        <w:rPr>
          <w:rFonts w:ascii="Times New Roman" w:eastAsia="Times New Roman" w:hAnsi="Times New Roman" w:cs="Times New Roman"/>
          <w:color w:val="000000" w:themeColor="text1"/>
          <w:sz w:val="20"/>
          <w:szCs w:val="20"/>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T</w:t>
      </w:r>
      <w:r>
        <w:rPr>
          <w:rFonts w:ascii="Times New Roman" w:eastAsia="Times New Roman" w:hAnsi="Times New Roman" w:cs="Times New Roman"/>
          <w:color w:val="000000" w:themeColor="text1"/>
          <w:sz w:val="20"/>
          <w:szCs w:val="20"/>
        </w:rPr>
        <w:t xml:space="preserve">his figure plots the estimated effects of </w:t>
      </w:r>
      <w:r w:rsidR="00F617AE">
        <w:rPr>
          <w:rFonts w:ascii="Times New Roman" w:eastAsia="Times New Roman" w:hAnsi="Times New Roman" w:cs="Times New Roman"/>
          <w:color w:val="000000" w:themeColor="text1"/>
          <w:sz w:val="20"/>
          <w:szCs w:val="20"/>
        </w:rPr>
        <w:t>resumes including CCB degrees</w:t>
      </w:r>
      <w:r>
        <w:rPr>
          <w:rFonts w:ascii="Times New Roman" w:eastAsia="Times New Roman" w:hAnsi="Times New Roman" w:cs="Times New Roman"/>
          <w:color w:val="000000" w:themeColor="text1"/>
          <w:sz w:val="20"/>
          <w:szCs w:val="20"/>
        </w:rPr>
        <w:t xml:space="preserve"> on callback rates from equation (1)</w:t>
      </w:r>
      <w:r w:rsidR="00F617AE">
        <w:rPr>
          <w:rFonts w:ascii="Times New Roman" w:eastAsia="Times New Roman" w:hAnsi="Times New Roman" w:cs="Times New Roman"/>
          <w:color w:val="000000" w:themeColor="text1"/>
          <w:sz w:val="20"/>
          <w:szCs w:val="20"/>
        </w:rPr>
        <w:t xml:space="preserve"> without covariates, where the red dots are relative to resumes with associate degree and the blue dots are relative to resumes with traditional bachelor’s degrees. The horizontal lines represent 95% confidence intervals. We cluster standard errors at the job ad level.</w:t>
      </w:r>
    </w:p>
    <w:p w14:paraId="40E2AE29" w14:textId="77777777" w:rsidR="00AB6C44" w:rsidRDefault="00AB6C44" w:rsidP="00AB6C44">
      <w:pPr>
        <w:spacing w:afterLines="100" w:after="240" w:line="360" w:lineRule="auto"/>
        <w:jc w:val="center"/>
        <w:rPr>
          <w:rFonts w:ascii="Times New Roman" w:eastAsia="Times New Roman" w:hAnsi="Times New Roman" w:cs="Times New Roman"/>
          <w:b/>
          <w:bCs/>
          <w:lang w:val="en"/>
        </w:rPr>
      </w:pPr>
    </w:p>
    <w:p w14:paraId="711EA800" w14:textId="77777777" w:rsidR="00AB6C44" w:rsidRDefault="00AB6C44" w:rsidP="00AB6C44">
      <w:pPr>
        <w:spacing w:afterLines="100" w:after="240" w:line="360" w:lineRule="auto"/>
        <w:jc w:val="center"/>
        <w:rPr>
          <w:rFonts w:ascii="Times New Roman" w:eastAsia="Times New Roman" w:hAnsi="Times New Roman" w:cs="Times New Roman"/>
          <w:b/>
          <w:bCs/>
          <w:lang w:val="en"/>
        </w:rPr>
      </w:pPr>
    </w:p>
    <w:p w14:paraId="09578744" w14:textId="77777777" w:rsidR="00AB6C44" w:rsidRDefault="00AB6C44" w:rsidP="00AB6C44">
      <w:pPr>
        <w:spacing w:afterLines="100" w:after="240" w:line="360" w:lineRule="auto"/>
        <w:jc w:val="center"/>
        <w:rPr>
          <w:rFonts w:ascii="Times New Roman" w:eastAsia="Times New Roman" w:hAnsi="Times New Roman" w:cs="Times New Roman"/>
          <w:b/>
          <w:bCs/>
          <w:lang w:val="en"/>
        </w:rPr>
      </w:pPr>
    </w:p>
    <w:p w14:paraId="11E71C6F" w14:textId="77777777" w:rsidR="00AB6C44" w:rsidRDefault="00AB6C44" w:rsidP="00AB6C44">
      <w:pPr>
        <w:spacing w:afterLines="100" w:after="240" w:line="360" w:lineRule="auto"/>
        <w:jc w:val="center"/>
        <w:rPr>
          <w:rFonts w:ascii="Times New Roman" w:eastAsia="Times New Roman" w:hAnsi="Times New Roman" w:cs="Times New Roman"/>
          <w:b/>
          <w:bCs/>
          <w:lang w:val="en"/>
        </w:rPr>
      </w:pPr>
    </w:p>
    <w:p w14:paraId="3B7B201E" w14:textId="77777777" w:rsidR="00AB6C44" w:rsidRDefault="00AB6C44" w:rsidP="00AB6C44">
      <w:pPr>
        <w:spacing w:afterLines="100" w:after="240" w:line="360" w:lineRule="auto"/>
        <w:jc w:val="center"/>
        <w:rPr>
          <w:rFonts w:ascii="Times New Roman" w:eastAsia="Times New Roman" w:hAnsi="Times New Roman" w:cs="Times New Roman"/>
          <w:b/>
          <w:bCs/>
          <w:lang w:val="en"/>
        </w:rPr>
      </w:pPr>
    </w:p>
    <w:p w14:paraId="17FBD6E5" w14:textId="77777777" w:rsidR="002D4C79" w:rsidRDefault="002D4C79" w:rsidP="009019CD">
      <w:pPr>
        <w:spacing w:afterLines="100" w:after="240" w:line="360" w:lineRule="auto"/>
        <w:rPr>
          <w:rFonts w:ascii="Times New Roman" w:eastAsia="Times New Roman" w:hAnsi="Times New Roman" w:cs="Times New Roman"/>
          <w:b/>
          <w:bCs/>
          <w:lang w:val="en"/>
        </w:rPr>
      </w:pPr>
    </w:p>
    <w:p w14:paraId="108399F8" w14:textId="7CF63FE9" w:rsidR="002D4C79" w:rsidRPr="00EE6F1B" w:rsidRDefault="002D4C79" w:rsidP="002D4C79">
      <w:pPr>
        <w:spacing w:afterLines="100" w:after="240" w:line="360" w:lineRule="auto"/>
        <w:jc w:val="center"/>
        <w:rPr>
          <w:rFonts w:ascii="Times New Roman" w:eastAsia="Times New Roman" w:hAnsi="Times New Roman" w:cs="Times New Roman"/>
          <w:b/>
          <w:bCs/>
          <w:lang w:val="en"/>
        </w:rPr>
      </w:pPr>
      <w:r>
        <w:rPr>
          <w:rFonts w:ascii="Times New Roman" w:eastAsia="Times New Roman" w:hAnsi="Times New Roman" w:cs="Times New Roman"/>
          <w:b/>
          <w:bCs/>
          <w:lang w:val="en"/>
        </w:rPr>
        <w:lastRenderedPageBreak/>
        <w:t xml:space="preserve">Figure </w:t>
      </w:r>
      <w:r w:rsidR="00613D20">
        <w:rPr>
          <w:rFonts w:ascii="Times New Roman" w:eastAsia="Times New Roman" w:hAnsi="Times New Roman" w:cs="Times New Roman"/>
          <w:b/>
          <w:bCs/>
          <w:lang w:val="en"/>
        </w:rPr>
        <w:t>6</w:t>
      </w:r>
      <w:r>
        <w:rPr>
          <w:rFonts w:ascii="Times New Roman" w:eastAsia="Times New Roman" w:hAnsi="Times New Roman" w:cs="Times New Roman"/>
          <w:b/>
          <w:bCs/>
          <w:lang w:val="en"/>
        </w:rPr>
        <w:t>. Callback Results for Job P</w:t>
      </w:r>
      <w:r w:rsidR="007916BE">
        <w:rPr>
          <w:rFonts w:ascii="Times New Roman" w:eastAsia="Times New Roman" w:hAnsi="Times New Roman" w:cs="Times New Roman"/>
          <w:b/>
          <w:bCs/>
          <w:lang w:val="en"/>
        </w:rPr>
        <w:t>o</w:t>
      </w:r>
      <w:r>
        <w:rPr>
          <w:rFonts w:ascii="Times New Roman" w:eastAsia="Times New Roman" w:hAnsi="Times New Roman" w:cs="Times New Roman"/>
          <w:b/>
          <w:bCs/>
          <w:lang w:val="en"/>
        </w:rPr>
        <w:t>stings Requiring a Bachelor’s Degree</w:t>
      </w:r>
    </w:p>
    <w:p w14:paraId="23B67857" w14:textId="006E63AE" w:rsidR="002D4C79" w:rsidRDefault="002D4C79" w:rsidP="002D4C79">
      <w:pPr>
        <w:spacing w:afterLines="100" w:after="240" w:line="360" w:lineRule="auto"/>
        <w:jc w:val="center"/>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noProof/>
          <w:color w:val="000000" w:themeColor="text1"/>
        </w:rPr>
        <w:drawing>
          <wp:inline distT="0" distB="0" distL="0" distR="0" wp14:anchorId="25F2C6AE" wp14:editId="0C1D75ED">
            <wp:extent cx="6580763" cy="4387175"/>
            <wp:effectExtent l="0" t="0" r="0" b="0"/>
            <wp:docPr id="1640476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76726" name="Picture 1640476726"/>
                    <pic:cNvPicPr/>
                  </pic:nvPicPr>
                  <pic:blipFill>
                    <a:blip r:embed="rId18"/>
                    <a:stretch>
                      <a:fillRect/>
                    </a:stretch>
                  </pic:blipFill>
                  <pic:spPr>
                    <a:xfrm>
                      <a:off x="0" y="0"/>
                      <a:ext cx="6598842" cy="4399228"/>
                    </a:xfrm>
                    <a:prstGeom prst="rect">
                      <a:avLst/>
                    </a:prstGeom>
                  </pic:spPr>
                </pic:pic>
              </a:graphicData>
            </a:graphic>
          </wp:inline>
        </w:drawing>
      </w:r>
    </w:p>
    <w:p w14:paraId="2A3372C1" w14:textId="76D31EBB" w:rsidR="002D4C79" w:rsidRDefault="002D4C79" w:rsidP="002D4C79">
      <w:pPr>
        <w:spacing w:after="160" w:line="278" w:lineRule="auto"/>
        <w:rPr>
          <w:rFonts w:ascii="Times New Roman" w:eastAsia="Times New Roman" w:hAnsi="Times New Roman" w:cs="Times New Roman"/>
          <w:b/>
          <w:bCs/>
          <w:lang w:val="en"/>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T</w:t>
      </w:r>
      <w:r>
        <w:rPr>
          <w:rFonts w:ascii="Times New Roman" w:eastAsia="Times New Roman" w:hAnsi="Times New Roman" w:cs="Times New Roman"/>
          <w:color w:val="000000" w:themeColor="text1"/>
          <w:sz w:val="20"/>
          <w:szCs w:val="20"/>
        </w:rPr>
        <w:t>his figure plots the estimated effects of resumes including CCB degrees on callback rates from equation (1), relative to resumes with traditional bachelor’s degrees. The horizontal lines represent 95% confidence intervals. We cluster standard errors at the job ad level.</w:t>
      </w:r>
    </w:p>
    <w:p w14:paraId="1493F281" w14:textId="77777777" w:rsidR="002D4C79" w:rsidRDefault="002D4C79" w:rsidP="00AB6C44">
      <w:pPr>
        <w:spacing w:after="160" w:line="278" w:lineRule="auto"/>
        <w:rPr>
          <w:rFonts w:ascii="Times New Roman" w:eastAsia="Times New Roman" w:hAnsi="Times New Roman" w:cs="Times New Roman"/>
          <w:b/>
          <w:bCs/>
          <w:lang w:val="en"/>
        </w:rPr>
      </w:pPr>
    </w:p>
    <w:p w14:paraId="5CE6B68E" w14:textId="77777777" w:rsidR="001F3257" w:rsidRDefault="001F3257">
      <w:pPr>
        <w:spacing w:after="160" w:line="278" w:lineRule="auto"/>
        <w:rPr>
          <w:rFonts w:ascii="Times New Roman" w:eastAsia="Times New Roman" w:hAnsi="Times New Roman" w:cs="Times New Roman"/>
          <w:b/>
          <w:bCs/>
          <w:lang w:val="en"/>
        </w:rPr>
      </w:pPr>
      <w:r>
        <w:rPr>
          <w:rFonts w:ascii="Times New Roman" w:eastAsia="Times New Roman" w:hAnsi="Times New Roman" w:cs="Times New Roman"/>
          <w:b/>
          <w:bCs/>
          <w:lang w:val="en"/>
        </w:rPr>
        <w:br w:type="page"/>
      </w:r>
    </w:p>
    <w:p w14:paraId="029C1A2B" w14:textId="4B1B8F90" w:rsidR="00FA3402" w:rsidRPr="00EE6F1B" w:rsidRDefault="004E15D2" w:rsidP="00E635ED">
      <w:pPr>
        <w:spacing w:afterLines="100" w:after="240" w:line="360" w:lineRule="auto"/>
        <w:jc w:val="center"/>
        <w:rPr>
          <w:rFonts w:ascii="Times New Roman" w:eastAsia="Times New Roman" w:hAnsi="Times New Roman" w:cs="Times New Roman"/>
          <w:b/>
          <w:bCs/>
          <w:lang w:val="en"/>
        </w:rPr>
      </w:pPr>
      <w:r>
        <w:rPr>
          <w:rFonts w:ascii="Times New Roman" w:eastAsia="Times New Roman" w:hAnsi="Times New Roman" w:cs="Times New Roman"/>
          <w:b/>
          <w:bCs/>
          <w:lang w:val="en"/>
        </w:rPr>
        <w:lastRenderedPageBreak/>
        <w:t xml:space="preserve">Figure </w:t>
      </w:r>
      <w:r w:rsidR="00613D20">
        <w:rPr>
          <w:rFonts w:ascii="Times New Roman" w:eastAsia="Times New Roman" w:hAnsi="Times New Roman" w:cs="Times New Roman"/>
          <w:b/>
          <w:bCs/>
          <w:lang w:val="en"/>
        </w:rPr>
        <w:t>7</w:t>
      </w:r>
      <w:r>
        <w:rPr>
          <w:rFonts w:ascii="Times New Roman" w:eastAsia="Times New Roman" w:hAnsi="Times New Roman" w:cs="Times New Roman"/>
          <w:b/>
          <w:bCs/>
          <w:lang w:val="en"/>
        </w:rPr>
        <w:t xml:space="preserve">. </w:t>
      </w:r>
      <w:r w:rsidR="00AB6C44">
        <w:rPr>
          <w:rFonts w:ascii="Times New Roman" w:eastAsia="Times New Roman" w:hAnsi="Times New Roman" w:cs="Times New Roman"/>
          <w:b/>
          <w:bCs/>
          <w:lang w:val="en"/>
        </w:rPr>
        <w:t xml:space="preserve">Heterogenous </w:t>
      </w:r>
      <w:r>
        <w:rPr>
          <w:rFonts w:ascii="Times New Roman" w:eastAsia="Times New Roman" w:hAnsi="Times New Roman" w:cs="Times New Roman"/>
          <w:b/>
          <w:bCs/>
          <w:lang w:val="en"/>
        </w:rPr>
        <w:t>Callback Results</w:t>
      </w:r>
      <w:r w:rsidR="00AB6C44">
        <w:rPr>
          <w:rFonts w:ascii="Times New Roman" w:eastAsia="Times New Roman" w:hAnsi="Times New Roman" w:cs="Times New Roman"/>
          <w:b/>
          <w:bCs/>
          <w:lang w:val="en"/>
        </w:rPr>
        <w:t xml:space="preserve"> by Race-Ethnicity</w:t>
      </w:r>
    </w:p>
    <w:p w14:paraId="36737DD8" w14:textId="270B7FDD" w:rsidR="003F2B4F" w:rsidRDefault="00AB6C44" w:rsidP="00E635ED">
      <w:pPr>
        <w:spacing w:afterLines="100" w:after="240" w:line="360" w:lineRule="auto"/>
        <w:jc w:val="center"/>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noProof/>
          <w:color w:val="000000" w:themeColor="text1"/>
        </w:rPr>
        <w:drawing>
          <wp:inline distT="0" distB="0" distL="0" distR="0" wp14:anchorId="4EA010C5" wp14:editId="0CFC457C">
            <wp:extent cx="6726677" cy="4484451"/>
            <wp:effectExtent l="0" t="0" r="4445" b="0"/>
            <wp:docPr id="190988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8153" name="Picture 190988153"/>
                    <pic:cNvPicPr/>
                  </pic:nvPicPr>
                  <pic:blipFill>
                    <a:blip r:embed="rId19"/>
                    <a:stretch>
                      <a:fillRect/>
                    </a:stretch>
                  </pic:blipFill>
                  <pic:spPr>
                    <a:xfrm>
                      <a:off x="0" y="0"/>
                      <a:ext cx="6750812" cy="4500541"/>
                    </a:xfrm>
                    <a:prstGeom prst="rect">
                      <a:avLst/>
                    </a:prstGeom>
                  </pic:spPr>
                </pic:pic>
              </a:graphicData>
            </a:graphic>
          </wp:inline>
        </w:drawing>
      </w:r>
    </w:p>
    <w:p w14:paraId="3628EA14" w14:textId="76A2561F" w:rsidR="00D42AC7" w:rsidRDefault="00D42AC7" w:rsidP="00D42AC7">
      <w:pPr>
        <w:spacing w:after="160" w:line="278" w:lineRule="auto"/>
        <w:rPr>
          <w:rFonts w:ascii="Times New Roman" w:eastAsia="Times New Roman" w:hAnsi="Times New Roman" w:cs="Times New Roman"/>
          <w:color w:val="000000" w:themeColor="text1"/>
          <w:sz w:val="20"/>
          <w:szCs w:val="20"/>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xml:space="preserve">: </w:t>
      </w:r>
      <w:r w:rsidR="00F617AE" w:rsidRPr="007207FF">
        <w:rPr>
          <w:rFonts w:ascii="Times New Roman" w:eastAsia="Times New Roman" w:hAnsi="Times New Roman" w:cs="Times New Roman"/>
          <w:color w:val="000000" w:themeColor="text1"/>
          <w:sz w:val="20"/>
          <w:szCs w:val="20"/>
        </w:rPr>
        <w:t>T</w:t>
      </w:r>
      <w:r w:rsidR="00F617AE">
        <w:rPr>
          <w:rFonts w:ascii="Times New Roman" w:eastAsia="Times New Roman" w:hAnsi="Times New Roman" w:cs="Times New Roman"/>
          <w:color w:val="000000" w:themeColor="text1"/>
          <w:sz w:val="20"/>
          <w:szCs w:val="20"/>
        </w:rPr>
        <w:t xml:space="preserve">his figure plots the estimated effects of resumes including CCB degrees on callback rates from equation (1), where the red </w:t>
      </w:r>
      <w:r w:rsidR="00AB6C44">
        <w:rPr>
          <w:rFonts w:ascii="Times New Roman" w:eastAsia="Times New Roman" w:hAnsi="Times New Roman" w:cs="Times New Roman"/>
          <w:color w:val="000000" w:themeColor="text1"/>
          <w:sz w:val="20"/>
          <w:szCs w:val="20"/>
        </w:rPr>
        <w:t xml:space="preserve">symbols </w:t>
      </w:r>
      <w:r w:rsidR="00F617AE">
        <w:rPr>
          <w:rFonts w:ascii="Times New Roman" w:eastAsia="Times New Roman" w:hAnsi="Times New Roman" w:cs="Times New Roman"/>
          <w:color w:val="000000" w:themeColor="text1"/>
          <w:sz w:val="20"/>
          <w:szCs w:val="20"/>
        </w:rPr>
        <w:t>are relative to resumes with associate degree</w:t>
      </w:r>
      <w:r w:rsidR="00764111">
        <w:rPr>
          <w:rFonts w:ascii="Times New Roman" w:eastAsia="Times New Roman" w:hAnsi="Times New Roman" w:cs="Times New Roman"/>
          <w:color w:val="000000" w:themeColor="text1"/>
          <w:sz w:val="20"/>
          <w:szCs w:val="20"/>
        </w:rPr>
        <w:t>s</w:t>
      </w:r>
      <w:r w:rsidR="00F617AE">
        <w:rPr>
          <w:rFonts w:ascii="Times New Roman" w:eastAsia="Times New Roman" w:hAnsi="Times New Roman" w:cs="Times New Roman"/>
          <w:color w:val="000000" w:themeColor="text1"/>
          <w:sz w:val="20"/>
          <w:szCs w:val="20"/>
        </w:rPr>
        <w:t xml:space="preserve"> and the blue </w:t>
      </w:r>
      <w:r w:rsidR="00AB6C44">
        <w:rPr>
          <w:rFonts w:ascii="Times New Roman" w:eastAsia="Times New Roman" w:hAnsi="Times New Roman" w:cs="Times New Roman"/>
          <w:color w:val="000000" w:themeColor="text1"/>
          <w:sz w:val="20"/>
          <w:szCs w:val="20"/>
        </w:rPr>
        <w:t>symbols</w:t>
      </w:r>
      <w:r w:rsidR="00F617AE">
        <w:rPr>
          <w:rFonts w:ascii="Times New Roman" w:eastAsia="Times New Roman" w:hAnsi="Times New Roman" w:cs="Times New Roman"/>
          <w:color w:val="000000" w:themeColor="text1"/>
          <w:sz w:val="20"/>
          <w:szCs w:val="20"/>
        </w:rPr>
        <w:t xml:space="preserve"> are relative to resumes with traditional bachelor’s degrees.</w:t>
      </w:r>
      <w:r w:rsidR="00AB6C44">
        <w:rPr>
          <w:rFonts w:ascii="Times New Roman" w:eastAsia="Times New Roman" w:hAnsi="Times New Roman" w:cs="Times New Roman"/>
          <w:color w:val="000000" w:themeColor="text1"/>
          <w:sz w:val="20"/>
          <w:szCs w:val="20"/>
        </w:rPr>
        <w:t xml:space="preserve"> The top estimate among each set are for White applications, second are for Black applicants, and third are for Hispanic applicants. The</w:t>
      </w:r>
      <w:r w:rsidR="00F617AE">
        <w:rPr>
          <w:rFonts w:ascii="Times New Roman" w:eastAsia="Times New Roman" w:hAnsi="Times New Roman" w:cs="Times New Roman"/>
          <w:color w:val="000000" w:themeColor="text1"/>
          <w:sz w:val="20"/>
          <w:szCs w:val="20"/>
        </w:rPr>
        <w:t xml:space="preserve"> horizontal lines represent 95% confidence intervals. We cluster standard errors at the job ad level.</w:t>
      </w:r>
    </w:p>
    <w:p w14:paraId="3D081B18" w14:textId="77777777" w:rsidR="00F617AE" w:rsidRDefault="00F617AE" w:rsidP="00D42AC7">
      <w:pPr>
        <w:spacing w:after="160" w:line="278" w:lineRule="auto"/>
        <w:rPr>
          <w:rFonts w:ascii="Times New Roman" w:eastAsia="Times New Roman" w:hAnsi="Times New Roman" w:cs="Times New Roman"/>
          <w:b/>
          <w:bCs/>
          <w:lang w:val="en"/>
        </w:rPr>
      </w:pPr>
    </w:p>
    <w:p w14:paraId="460FA44E" w14:textId="09307AFE" w:rsidR="002643EE" w:rsidRPr="00E635ED" w:rsidRDefault="002643EE">
      <w:pPr>
        <w:spacing w:after="160" w:line="278" w:lineRule="auto"/>
        <w:rPr>
          <w:rFonts w:ascii="Times New Roman" w:eastAsia="Times New Roman" w:hAnsi="Times New Roman" w:cs="Times New Roman"/>
          <w:b/>
          <w:bCs/>
          <w:smallCaps/>
          <w:color w:val="000000" w:themeColor="text1"/>
          <w:lang w:val="en"/>
        </w:rPr>
      </w:pPr>
    </w:p>
    <w:p w14:paraId="22784787" w14:textId="77777777" w:rsidR="0087442D" w:rsidRDefault="0087442D">
      <w:pPr>
        <w:spacing w:after="160" w:line="278" w:lineRule="auto"/>
        <w:rPr>
          <w:rFonts w:ascii="Times New Roman" w:eastAsia="Times New Roman" w:hAnsi="Times New Roman" w:cs="Times New Roman"/>
          <w:b/>
          <w:bCs/>
          <w:smallCaps/>
          <w:color w:val="000000" w:themeColor="text1"/>
        </w:rPr>
      </w:pPr>
    </w:p>
    <w:p w14:paraId="4CBA9CD9" w14:textId="77777777" w:rsidR="001F3257" w:rsidRDefault="001F3257">
      <w:r>
        <w:br w:type="page"/>
      </w:r>
    </w:p>
    <w:tbl>
      <w:tblPr>
        <w:tblStyle w:val="TableGrid"/>
        <w:tblW w:w="0" w:type="auto"/>
        <w:jc w:val="center"/>
        <w:tblLook w:val="04A0" w:firstRow="1" w:lastRow="0" w:firstColumn="1" w:lastColumn="0" w:noHBand="0" w:noVBand="1"/>
      </w:tblPr>
      <w:tblGrid>
        <w:gridCol w:w="3240"/>
        <w:gridCol w:w="4500"/>
      </w:tblGrid>
      <w:tr w:rsidR="003F2B4F" w:rsidRPr="00D31D78" w14:paraId="7792A7F4" w14:textId="77777777" w:rsidTr="00EE6F1B">
        <w:trPr>
          <w:jc w:val="center"/>
        </w:trPr>
        <w:tc>
          <w:tcPr>
            <w:tcW w:w="7740" w:type="dxa"/>
            <w:gridSpan w:val="2"/>
            <w:tcBorders>
              <w:top w:val="nil"/>
              <w:left w:val="nil"/>
              <w:bottom w:val="double" w:sz="6" w:space="0" w:color="auto"/>
              <w:right w:val="nil"/>
            </w:tcBorders>
          </w:tcPr>
          <w:p w14:paraId="07AF9FD0" w14:textId="5C308712" w:rsidR="003F2B4F" w:rsidRPr="00D31D78" w:rsidRDefault="003F2B4F" w:rsidP="00EE6F1B">
            <w:pPr>
              <w:jc w:val="center"/>
              <w:rPr>
                <w:rFonts w:ascii="Times New Roman" w:eastAsia="Times New Roman" w:hAnsi="Times New Roman" w:cs="Times New Roman"/>
                <w:b/>
                <w:bCs/>
                <w:sz w:val="24"/>
                <w:szCs w:val="24"/>
              </w:rPr>
            </w:pPr>
            <w:r w:rsidRPr="00D31D78">
              <w:rPr>
                <w:rFonts w:ascii="Times New Roman" w:eastAsia="Times New Roman" w:hAnsi="Times New Roman" w:cs="Times New Roman"/>
                <w:b/>
                <w:bCs/>
                <w:sz w:val="24"/>
                <w:szCs w:val="24"/>
              </w:rPr>
              <w:lastRenderedPageBreak/>
              <w:t>Table 1: Degree Required by Employer and Type of Resume Submission</w:t>
            </w:r>
          </w:p>
        </w:tc>
      </w:tr>
      <w:tr w:rsidR="003F2B4F" w:rsidRPr="00D31D78" w14:paraId="18C7D62A" w14:textId="77777777" w:rsidTr="00EE6F1B">
        <w:trPr>
          <w:jc w:val="center"/>
        </w:trPr>
        <w:tc>
          <w:tcPr>
            <w:tcW w:w="7740" w:type="dxa"/>
            <w:gridSpan w:val="2"/>
            <w:tcBorders>
              <w:top w:val="nil"/>
              <w:left w:val="nil"/>
              <w:bottom w:val="double" w:sz="6" w:space="0" w:color="auto"/>
              <w:right w:val="nil"/>
            </w:tcBorders>
          </w:tcPr>
          <w:p w14:paraId="50424116" w14:textId="77777777" w:rsidR="003F2B4F" w:rsidRPr="00D31D78" w:rsidRDefault="003F2B4F" w:rsidP="00EE6F1B">
            <w:pPr>
              <w:jc w:val="center"/>
              <w:rPr>
                <w:rFonts w:ascii="Times New Roman" w:eastAsia="Times New Roman" w:hAnsi="Times New Roman" w:cs="Times New Roman"/>
                <w:b/>
                <w:bCs/>
                <w:sz w:val="24"/>
                <w:szCs w:val="24"/>
              </w:rPr>
            </w:pPr>
          </w:p>
        </w:tc>
      </w:tr>
      <w:tr w:rsidR="003F2B4F" w:rsidRPr="00D31D78" w14:paraId="46C24613" w14:textId="77777777" w:rsidTr="00EE6F1B">
        <w:trPr>
          <w:jc w:val="center"/>
        </w:trPr>
        <w:tc>
          <w:tcPr>
            <w:tcW w:w="3240" w:type="dxa"/>
            <w:tcBorders>
              <w:top w:val="double" w:sz="6" w:space="0" w:color="auto"/>
              <w:left w:val="nil"/>
              <w:bottom w:val="single" w:sz="4" w:space="0" w:color="auto"/>
              <w:right w:val="nil"/>
            </w:tcBorders>
          </w:tcPr>
          <w:p w14:paraId="456FD5AF" w14:textId="77777777" w:rsidR="003F2B4F" w:rsidRPr="00D31D78" w:rsidRDefault="003F2B4F" w:rsidP="00EE6F1B">
            <w:pPr>
              <w:jc w:val="center"/>
              <w:rPr>
                <w:rFonts w:ascii="Times New Roman" w:eastAsia="Times New Roman" w:hAnsi="Times New Roman" w:cs="Times New Roman"/>
                <w:i/>
                <w:iCs/>
                <w:sz w:val="24"/>
                <w:szCs w:val="24"/>
              </w:rPr>
            </w:pPr>
            <w:r w:rsidRPr="00D31D78">
              <w:rPr>
                <w:rFonts w:ascii="Times New Roman" w:eastAsia="Times New Roman" w:hAnsi="Times New Roman" w:cs="Times New Roman"/>
                <w:i/>
                <w:iCs/>
                <w:sz w:val="24"/>
                <w:szCs w:val="24"/>
              </w:rPr>
              <w:t>Degree Required by Employer:</w:t>
            </w:r>
          </w:p>
        </w:tc>
        <w:tc>
          <w:tcPr>
            <w:tcW w:w="4500" w:type="dxa"/>
            <w:tcBorders>
              <w:top w:val="double" w:sz="6" w:space="0" w:color="auto"/>
              <w:left w:val="nil"/>
              <w:bottom w:val="single" w:sz="4" w:space="0" w:color="auto"/>
              <w:right w:val="nil"/>
            </w:tcBorders>
          </w:tcPr>
          <w:p w14:paraId="6E657EE7" w14:textId="77777777" w:rsidR="003F2B4F" w:rsidRPr="00D31D78" w:rsidRDefault="003F2B4F" w:rsidP="00EE6F1B">
            <w:pPr>
              <w:rPr>
                <w:rFonts w:ascii="Times New Roman" w:eastAsia="Times New Roman" w:hAnsi="Times New Roman" w:cs="Times New Roman"/>
                <w:i/>
                <w:iCs/>
                <w:sz w:val="24"/>
                <w:szCs w:val="24"/>
              </w:rPr>
            </w:pPr>
            <w:r w:rsidRPr="00D31D78">
              <w:rPr>
                <w:rFonts w:ascii="Times New Roman" w:eastAsia="Times New Roman" w:hAnsi="Times New Roman" w:cs="Times New Roman"/>
                <w:i/>
                <w:iCs/>
                <w:sz w:val="24"/>
                <w:szCs w:val="24"/>
              </w:rPr>
              <w:t>Resume Submission Types:</w:t>
            </w:r>
          </w:p>
        </w:tc>
      </w:tr>
      <w:tr w:rsidR="003F2B4F" w:rsidRPr="00D31D78" w14:paraId="24BF7C18" w14:textId="77777777" w:rsidTr="00EE6F1B">
        <w:trPr>
          <w:jc w:val="center"/>
        </w:trPr>
        <w:tc>
          <w:tcPr>
            <w:tcW w:w="3240" w:type="dxa"/>
            <w:tcBorders>
              <w:top w:val="single" w:sz="4" w:space="0" w:color="auto"/>
              <w:left w:val="nil"/>
              <w:bottom w:val="nil"/>
              <w:right w:val="nil"/>
            </w:tcBorders>
          </w:tcPr>
          <w:p w14:paraId="26071ECC" w14:textId="77777777" w:rsidR="003F2B4F" w:rsidRPr="00D31D78" w:rsidRDefault="003F2B4F" w:rsidP="00EE6F1B">
            <w:pPr>
              <w:jc w:val="center"/>
              <w:rPr>
                <w:rFonts w:ascii="Times New Roman" w:eastAsia="Times New Roman" w:hAnsi="Times New Roman" w:cs="Times New Roman"/>
                <w:sz w:val="24"/>
                <w:szCs w:val="24"/>
              </w:rPr>
            </w:pPr>
          </w:p>
          <w:p w14:paraId="7A352E0E" w14:textId="77777777" w:rsidR="003F2B4F" w:rsidRPr="00D31D78" w:rsidRDefault="003F2B4F" w:rsidP="00EE6F1B">
            <w:pPr>
              <w:jc w:val="center"/>
              <w:rPr>
                <w:rFonts w:ascii="Times New Roman" w:eastAsia="Times New Roman" w:hAnsi="Times New Roman" w:cs="Times New Roman"/>
                <w:sz w:val="24"/>
                <w:szCs w:val="24"/>
              </w:rPr>
            </w:pPr>
            <w:r w:rsidRPr="00D31D78">
              <w:rPr>
                <w:rFonts w:ascii="Times New Roman" w:eastAsia="Times New Roman" w:hAnsi="Times New Roman" w:cs="Times New Roman"/>
                <w:sz w:val="24"/>
                <w:szCs w:val="24"/>
              </w:rPr>
              <w:t>AA</w:t>
            </w:r>
            <w:r>
              <w:rPr>
                <w:rFonts w:ascii="Times New Roman" w:eastAsia="Times New Roman" w:hAnsi="Times New Roman" w:cs="Times New Roman"/>
                <w:sz w:val="24"/>
                <w:szCs w:val="24"/>
              </w:rPr>
              <w:t xml:space="preserve"> or less</w:t>
            </w:r>
          </w:p>
        </w:tc>
        <w:tc>
          <w:tcPr>
            <w:tcW w:w="4500" w:type="dxa"/>
            <w:tcBorders>
              <w:top w:val="single" w:sz="4" w:space="0" w:color="auto"/>
              <w:left w:val="nil"/>
              <w:bottom w:val="nil"/>
              <w:right w:val="nil"/>
            </w:tcBorders>
          </w:tcPr>
          <w:p w14:paraId="6534C6E5" w14:textId="77777777" w:rsidR="003F2B4F" w:rsidRPr="00D31D78" w:rsidRDefault="003F2B4F" w:rsidP="00EE6F1B">
            <w:pPr>
              <w:jc w:val="both"/>
              <w:rPr>
                <w:rFonts w:ascii="Times New Roman" w:eastAsia="Times New Roman" w:hAnsi="Times New Roman" w:cs="Times New Roman"/>
                <w:sz w:val="24"/>
                <w:szCs w:val="24"/>
              </w:rPr>
            </w:pPr>
          </w:p>
          <w:p w14:paraId="34BF2A1D" w14:textId="77777777" w:rsidR="003F2B4F" w:rsidRPr="00D31D78" w:rsidRDefault="003F2B4F" w:rsidP="00EE6F1B">
            <w:pPr>
              <w:jc w:val="both"/>
              <w:rPr>
                <w:rFonts w:ascii="Times New Roman" w:eastAsia="Times New Roman" w:hAnsi="Times New Roman" w:cs="Times New Roman"/>
                <w:sz w:val="24"/>
                <w:szCs w:val="24"/>
              </w:rPr>
            </w:pPr>
            <w:r w:rsidRPr="00D31D78">
              <w:rPr>
                <w:rFonts w:ascii="Times New Roman" w:eastAsia="Times New Roman" w:hAnsi="Times New Roman" w:cs="Times New Roman"/>
                <w:sz w:val="24"/>
                <w:szCs w:val="24"/>
              </w:rPr>
              <w:t>Resume Type 1: AA</w:t>
            </w:r>
          </w:p>
        </w:tc>
      </w:tr>
      <w:tr w:rsidR="003F2B4F" w:rsidRPr="00D31D78" w14:paraId="5FA9C65C" w14:textId="77777777" w:rsidTr="00EE6F1B">
        <w:trPr>
          <w:jc w:val="center"/>
        </w:trPr>
        <w:tc>
          <w:tcPr>
            <w:tcW w:w="3240" w:type="dxa"/>
            <w:tcBorders>
              <w:top w:val="nil"/>
              <w:left w:val="nil"/>
              <w:bottom w:val="nil"/>
              <w:right w:val="nil"/>
            </w:tcBorders>
          </w:tcPr>
          <w:p w14:paraId="61086B39" w14:textId="77777777" w:rsidR="003F2B4F" w:rsidRPr="00D31D78" w:rsidRDefault="003F2B4F" w:rsidP="00EE6F1B">
            <w:pPr>
              <w:jc w:val="center"/>
              <w:rPr>
                <w:rFonts w:ascii="Times New Roman" w:eastAsia="Times New Roman" w:hAnsi="Times New Roman" w:cs="Times New Roman"/>
                <w:sz w:val="24"/>
                <w:szCs w:val="24"/>
              </w:rPr>
            </w:pPr>
          </w:p>
        </w:tc>
        <w:tc>
          <w:tcPr>
            <w:tcW w:w="4500" w:type="dxa"/>
            <w:tcBorders>
              <w:top w:val="nil"/>
              <w:left w:val="nil"/>
              <w:bottom w:val="nil"/>
              <w:right w:val="nil"/>
            </w:tcBorders>
          </w:tcPr>
          <w:p w14:paraId="1B0666FD" w14:textId="77777777" w:rsidR="003F2B4F" w:rsidRPr="00D31D78" w:rsidRDefault="003F2B4F" w:rsidP="00EE6F1B">
            <w:pPr>
              <w:jc w:val="both"/>
              <w:rPr>
                <w:rFonts w:ascii="Times New Roman" w:eastAsia="Times New Roman" w:hAnsi="Times New Roman" w:cs="Times New Roman"/>
                <w:sz w:val="24"/>
                <w:szCs w:val="24"/>
              </w:rPr>
            </w:pPr>
            <w:r w:rsidRPr="00D31D78">
              <w:rPr>
                <w:rFonts w:ascii="Times New Roman" w:eastAsia="Times New Roman" w:hAnsi="Times New Roman" w:cs="Times New Roman"/>
                <w:sz w:val="24"/>
                <w:szCs w:val="24"/>
              </w:rPr>
              <w:t>Resume Type 2: CCBA</w:t>
            </w:r>
          </w:p>
        </w:tc>
      </w:tr>
      <w:tr w:rsidR="003F2B4F" w:rsidRPr="00D31D78" w14:paraId="35DCEC5D" w14:textId="77777777" w:rsidTr="00EE6F1B">
        <w:trPr>
          <w:jc w:val="center"/>
        </w:trPr>
        <w:tc>
          <w:tcPr>
            <w:tcW w:w="3240" w:type="dxa"/>
            <w:tcBorders>
              <w:top w:val="nil"/>
              <w:left w:val="nil"/>
              <w:bottom w:val="single" w:sz="4" w:space="0" w:color="auto"/>
              <w:right w:val="nil"/>
            </w:tcBorders>
          </w:tcPr>
          <w:p w14:paraId="0F2B9815" w14:textId="77777777" w:rsidR="003F2B4F" w:rsidRPr="00D31D78" w:rsidRDefault="003F2B4F" w:rsidP="00EE6F1B">
            <w:pPr>
              <w:jc w:val="center"/>
              <w:rPr>
                <w:rFonts w:ascii="Times New Roman" w:eastAsia="Times New Roman" w:hAnsi="Times New Roman" w:cs="Times New Roman"/>
                <w:sz w:val="24"/>
                <w:szCs w:val="24"/>
              </w:rPr>
            </w:pPr>
          </w:p>
        </w:tc>
        <w:tc>
          <w:tcPr>
            <w:tcW w:w="4500" w:type="dxa"/>
            <w:tcBorders>
              <w:top w:val="nil"/>
              <w:left w:val="nil"/>
              <w:bottom w:val="single" w:sz="4" w:space="0" w:color="auto"/>
              <w:right w:val="nil"/>
            </w:tcBorders>
          </w:tcPr>
          <w:p w14:paraId="16761D3F" w14:textId="77777777" w:rsidR="003F2B4F" w:rsidRPr="00D31D78" w:rsidRDefault="003F2B4F" w:rsidP="00EE6F1B">
            <w:pPr>
              <w:jc w:val="both"/>
              <w:rPr>
                <w:rFonts w:ascii="Times New Roman" w:eastAsia="Times New Roman" w:hAnsi="Times New Roman" w:cs="Times New Roman"/>
                <w:sz w:val="24"/>
                <w:szCs w:val="24"/>
              </w:rPr>
            </w:pPr>
            <w:r w:rsidRPr="00D31D78">
              <w:rPr>
                <w:rFonts w:ascii="Times New Roman" w:eastAsia="Times New Roman" w:hAnsi="Times New Roman" w:cs="Times New Roman"/>
                <w:sz w:val="24"/>
                <w:szCs w:val="24"/>
              </w:rPr>
              <w:t>Resume Type 3: BA - Public, Open Access</w:t>
            </w:r>
          </w:p>
          <w:p w14:paraId="4C4CB587" w14:textId="77777777" w:rsidR="003F2B4F" w:rsidRPr="00D31D78" w:rsidRDefault="003F2B4F" w:rsidP="00EE6F1B">
            <w:pPr>
              <w:jc w:val="both"/>
              <w:rPr>
                <w:rFonts w:ascii="Times New Roman" w:eastAsia="Times New Roman" w:hAnsi="Times New Roman" w:cs="Times New Roman"/>
                <w:sz w:val="24"/>
                <w:szCs w:val="24"/>
              </w:rPr>
            </w:pPr>
          </w:p>
        </w:tc>
      </w:tr>
      <w:tr w:rsidR="003F2B4F" w:rsidRPr="00D31D78" w14:paraId="6F98C10D" w14:textId="77777777" w:rsidTr="00EE6F1B">
        <w:trPr>
          <w:jc w:val="center"/>
        </w:trPr>
        <w:tc>
          <w:tcPr>
            <w:tcW w:w="3240" w:type="dxa"/>
            <w:tcBorders>
              <w:left w:val="nil"/>
              <w:bottom w:val="nil"/>
              <w:right w:val="nil"/>
            </w:tcBorders>
          </w:tcPr>
          <w:p w14:paraId="776469F9" w14:textId="77777777" w:rsidR="003F2B4F" w:rsidRPr="00D31D78" w:rsidRDefault="003F2B4F" w:rsidP="00EE6F1B">
            <w:pPr>
              <w:jc w:val="center"/>
              <w:rPr>
                <w:rFonts w:ascii="Times New Roman" w:eastAsia="Times New Roman" w:hAnsi="Times New Roman" w:cs="Times New Roman"/>
                <w:sz w:val="24"/>
                <w:szCs w:val="24"/>
              </w:rPr>
            </w:pPr>
          </w:p>
          <w:p w14:paraId="62426C84" w14:textId="77777777" w:rsidR="003F2B4F" w:rsidRPr="00D31D78" w:rsidRDefault="003F2B4F" w:rsidP="00EE6F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Bachelor’s</w:t>
            </w:r>
          </w:p>
        </w:tc>
        <w:tc>
          <w:tcPr>
            <w:tcW w:w="4500" w:type="dxa"/>
            <w:tcBorders>
              <w:top w:val="single" w:sz="4" w:space="0" w:color="auto"/>
              <w:left w:val="nil"/>
              <w:bottom w:val="nil"/>
              <w:right w:val="nil"/>
            </w:tcBorders>
          </w:tcPr>
          <w:p w14:paraId="2949F5EC" w14:textId="77777777" w:rsidR="003F2B4F" w:rsidRPr="00D31D78" w:rsidRDefault="003F2B4F" w:rsidP="00EE6F1B">
            <w:pPr>
              <w:jc w:val="both"/>
              <w:rPr>
                <w:rFonts w:ascii="Times New Roman" w:eastAsia="Times New Roman" w:hAnsi="Times New Roman" w:cs="Times New Roman"/>
                <w:sz w:val="24"/>
                <w:szCs w:val="24"/>
              </w:rPr>
            </w:pPr>
          </w:p>
          <w:p w14:paraId="156C1CC7" w14:textId="77777777" w:rsidR="003F2B4F" w:rsidRPr="00D31D78" w:rsidRDefault="003F2B4F" w:rsidP="00EE6F1B">
            <w:pPr>
              <w:jc w:val="both"/>
              <w:rPr>
                <w:rFonts w:ascii="Times New Roman" w:eastAsia="Times New Roman" w:hAnsi="Times New Roman" w:cs="Times New Roman"/>
                <w:sz w:val="24"/>
                <w:szCs w:val="24"/>
              </w:rPr>
            </w:pPr>
            <w:r w:rsidRPr="00D31D78">
              <w:rPr>
                <w:rFonts w:ascii="Times New Roman" w:eastAsia="Times New Roman" w:hAnsi="Times New Roman" w:cs="Times New Roman"/>
                <w:sz w:val="24"/>
                <w:szCs w:val="24"/>
              </w:rPr>
              <w:t>Resume Type 1: CCBA</w:t>
            </w:r>
          </w:p>
        </w:tc>
      </w:tr>
      <w:tr w:rsidR="003F2B4F" w:rsidRPr="00D31D78" w14:paraId="06CF52CF" w14:textId="77777777" w:rsidTr="00EE6F1B">
        <w:trPr>
          <w:jc w:val="center"/>
        </w:trPr>
        <w:tc>
          <w:tcPr>
            <w:tcW w:w="3240" w:type="dxa"/>
            <w:tcBorders>
              <w:top w:val="nil"/>
              <w:left w:val="nil"/>
              <w:right w:val="nil"/>
            </w:tcBorders>
          </w:tcPr>
          <w:p w14:paraId="523309DB" w14:textId="77777777" w:rsidR="003F2B4F" w:rsidRPr="00D31D78" w:rsidRDefault="003F2B4F" w:rsidP="00EE6F1B">
            <w:pPr>
              <w:jc w:val="both"/>
              <w:rPr>
                <w:rFonts w:ascii="Times New Roman" w:eastAsia="Times New Roman" w:hAnsi="Times New Roman" w:cs="Times New Roman"/>
                <w:sz w:val="24"/>
                <w:szCs w:val="24"/>
              </w:rPr>
            </w:pPr>
          </w:p>
        </w:tc>
        <w:tc>
          <w:tcPr>
            <w:tcW w:w="4500" w:type="dxa"/>
            <w:tcBorders>
              <w:top w:val="nil"/>
              <w:left w:val="nil"/>
              <w:right w:val="nil"/>
            </w:tcBorders>
          </w:tcPr>
          <w:p w14:paraId="0B0DF340" w14:textId="77777777" w:rsidR="003F2B4F" w:rsidRPr="00D31D78" w:rsidRDefault="003F2B4F" w:rsidP="00EE6F1B">
            <w:pPr>
              <w:jc w:val="both"/>
              <w:rPr>
                <w:rFonts w:ascii="Times New Roman" w:eastAsia="Times New Roman" w:hAnsi="Times New Roman" w:cs="Times New Roman"/>
                <w:sz w:val="24"/>
                <w:szCs w:val="24"/>
              </w:rPr>
            </w:pPr>
            <w:r w:rsidRPr="00D31D78">
              <w:rPr>
                <w:rFonts w:ascii="Times New Roman" w:eastAsia="Times New Roman" w:hAnsi="Times New Roman" w:cs="Times New Roman"/>
                <w:sz w:val="24"/>
                <w:szCs w:val="24"/>
              </w:rPr>
              <w:t>Resume Type 2: BA - Public, Open Access</w:t>
            </w:r>
          </w:p>
          <w:p w14:paraId="313985D0" w14:textId="77777777" w:rsidR="003F2B4F" w:rsidRPr="00D31D78" w:rsidRDefault="003F2B4F" w:rsidP="00EE6F1B">
            <w:pPr>
              <w:jc w:val="both"/>
              <w:rPr>
                <w:rFonts w:ascii="Times New Roman" w:eastAsia="Times New Roman" w:hAnsi="Times New Roman" w:cs="Times New Roman"/>
                <w:sz w:val="24"/>
                <w:szCs w:val="24"/>
              </w:rPr>
            </w:pPr>
          </w:p>
        </w:tc>
      </w:tr>
    </w:tbl>
    <w:p w14:paraId="2632675C" w14:textId="0645950B" w:rsidR="00ED40D5" w:rsidRDefault="00ED40D5">
      <w:pPr>
        <w:spacing w:after="160" w:line="278" w:lineRule="auto"/>
        <w:rPr>
          <w:rFonts w:ascii="Times New Roman" w:eastAsia="Times New Roman" w:hAnsi="Times New Roman" w:cs="Times New Roman"/>
          <w:b/>
          <w:bCs/>
          <w:smallCaps/>
          <w:color w:val="000000" w:themeColor="text1"/>
        </w:rPr>
      </w:pPr>
    </w:p>
    <w:p w14:paraId="51FAFEF7" w14:textId="4DCD138D" w:rsidR="003C0E66" w:rsidRDefault="003C0E66">
      <w:pPr>
        <w:spacing w:after="160" w:line="278" w:lineRule="auto"/>
        <w:rPr>
          <w:rFonts w:ascii="Times New Roman" w:eastAsia="Times New Roman" w:hAnsi="Times New Roman" w:cs="Times New Roman"/>
          <w:b/>
          <w:bCs/>
          <w:smallCaps/>
          <w:color w:val="000000" w:themeColor="text1"/>
        </w:rPr>
      </w:pPr>
    </w:p>
    <w:p w14:paraId="4F73E1FC" w14:textId="77777777" w:rsidR="003C0E66" w:rsidRDefault="003C0E66">
      <w:pPr>
        <w:spacing w:after="160" w:line="278" w:lineRule="auto"/>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br w:type="page"/>
      </w:r>
    </w:p>
    <w:p w14:paraId="1470FE00" w14:textId="7CC3EA1C" w:rsidR="003C0E66" w:rsidRDefault="00C96D13">
      <w:pPr>
        <w:spacing w:after="160" w:line="278" w:lineRule="auto"/>
        <w:rPr>
          <w:rFonts w:ascii="Times New Roman" w:eastAsia="Times New Roman" w:hAnsi="Times New Roman" w:cs="Times New Roman"/>
          <w:b/>
          <w:bCs/>
          <w:smallCaps/>
          <w:color w:val="000000" w:themeColor="text1"/>
        </w:rPr>
      </w:pPr>
      <w:r w:rsidRPr="00C96D13">
        <w:rPr>
          <w:rFonts w:ascii="Times New Roman" w:eastAsia="Times New Roman" w:hAnsi="Times New Roman" w:cs="Times New Roman"/>
          <w:b/>
          <w:bCs/>
          <w:smallCaps/>
          <w:noProof/>
          <w:color w:val="000000" w:themeColor="text1"/>
        </w:rPr>
        <w:lastRenderedPageBreak/>
        <w:drawing>
          <wp:anchor distT="0" distB="0" distL="114300" distR="114300" simplePos="0" relativeHeight="251668480" behindDoc="0" locked="0" layoutInCell="1" allowOverlap="1" wp14:anchorId="02F938A6" wp14:editId="70D50631">
            <wp:simplePos x="0" y="0"/>
            <wp:positionH relativeFrom="column">
              <wp:posOffset>-1351280</wp:posOffset>
            </wp:positionH>
            <wp:positionV relativeFrom="paragraph">
              <wp:posOffset>2616200</wp:posOffset>
            </wp:positionV>
            <wp:extent cx="8383270" cy="3151505"/>
            <wp:effectExtent l="0" t="318" r="0" b="0"/>
            <wp:wrapSquare wrapText="bothSides"/>
            <wp:docPr id="158445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50703" name=""/>
                    <pic:cNvPicPr/>
                  </pic:nvPicPr>
                  <pic:blipFill>
                    <a:blip r:embed="rId20"/>
                    <a:stretch>
                      <a:fillRect/>
                    </a:stretch>
                  </pic:blipFill>
                  <pic:spPr>
                    <a:xfrm rot="16200000">
                      <a:off x="0" y="0"/>
                      <a:ext cx="8383270" cy="3151505"/>
                    </a:xfrm>
                    <a:prstGeom prst="rect">
                      <a:avLst/>
                    </a:prstGeom>
                  </pic:spPr>
                </pic:pic>
              </a:graphicData>
            </a:graphic>
            <wp14:sizeRelH relativeFrom="page">
              <wp14:pctWidth>0</wp14:pctWidth>
            </wp14:sizeRelH>
            <wp14:sizeRelV relativeFrom="page">
              <wp14:pctHeight>0</wp14:pctHeight>
            </wp14:sizeRelV>
          </wp:anchor>
        </w:drawing>
      </w:r>
      <w:r w:rsidR="003C0E66">
        <w:rPr>
          <w:rFonts w:ascii="Times New Roman" w:eastAsia="Times New Roman" w:hAnsi="Times New Roman" w:cs="Times New Roman"/>
          <w:b/>
          <w:bCs/>
          <w:smallCaps/>
          <w:color w:val="000000" w:themeColor="text1"/>
        </w:rPr>
        <w:br w:type="page"/>
      </w:r>
    </w:p>
    <w:p w14:paraId="5160718C" w14:textId="643868B7" w:rsidR="003C0E66" w:rsidRDefault="00C96D13">
      <w:pPr>
        <w:spacing w:after="160" w:line="278" w:lineRule="auto"/>
        <w:rPr>
          <w:rFonts w:ascii="Times New Roman" w:eastAsia="Times New Roman" w:hAnsi="Times New Roman" w:cs="Times New Roman"/>
          <w:b/>
          <w:bCs/>
          <w:smallCaps/>
          <w:color w:val="000000" w:themeColor="text1"/>
        </w:rPr>
      </w:pPr>
      <w:r w:rsidRPr="00C96D13">
        <w:rPr>
          <w:rFonts w:ascii="Times New Roman" w:eastAsia="Times New Roman" w:hAnsi="Times New Roman" w:cs="Times New Roman"/>
          <w:b/>
          <w:bCs/>
          <w:smallCaps/>
          <w:noProof/>
          <w:color w:val="000000" w:themeColor="text1"/>
        </w:rPr>
        <w:lastRenderedPageBreak/>
        <w:drawing>
          <wp:anchor distT="0" distB="0" distL="114300" distR="114300" simplePos="0" relativeHeight="251667456" behindDoc="0" locked="0" layoutInCell="1" allowOverlap="1" wp14:anchorId="6316234C" wp14:editId="295EC25D">
            <wp:simplePos x="0" y="0"/>
            <wp:positionH relativeFrom="column">
              <wp:posOffset>-1518920</wp:posOffset>
            </wp:positionH>
            <wp:positionV relativeFrom="paragraph">
              <wp:posOffset>2565400</wp:posOffset>
            </wp:positionV>
            <wp:extent cx="8426450" cy="3307080"/>
            <wp:effectExtent l="0" t="5715" r="635" b="635"/>
            <wp:wrapSquare wrapText="bothSides"/>
            <wp:docPr id="9827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78518" name=""/>
                    <pic:cNvPicPr/>
                  </pic:nvPicPr>
                  <pic:blipFill>
                    <a:blip r:embed="rId21"/>
                    <a:stretch>
                      <a:fillRect/>
                    </a:stretch>
                  </pic:blipFill>
                  <pic:spPr>
                    <a:xfrm rot="16200000">
                      <a:off x="0" y="0"/>
                      <a:ext cx="8426450" cy="3307080"/>
                    </a:xfrm>
                    <a:prstGeom prst="rect">
                      <a:avLst/>
                    </a:prstGeom>
                  </pic:spPr>
                </pic:pic>
              </a:graphicData>
            </a:graphic>
            <wp14:sizeRelH relativeFrom="page">
              <wp14:pctWidth>0</wp14:pctWidth>
            </wp14:sizeRelH>
            <wp14:sizeRelV relativeFrom="page">
              <wp14:pctHeight>0</wp14:pctHeight>
            </wp14:sizeRelV>
          </wp:anchor>
        </w:drawing>
      </w:r>
      <w:r w:rsidR="003C0E66">
        <w:rPr>
          <w:rFonts w:ascii="Times New Roman" w:eastAsia="Times New Roman" w:hAnsi="Times New Roman" w:cs="Times New Roman"/>
          <w:b/>
          <w:bCs/>
          <w:smallCaps/>
          <w:color w:val="000000" w:themeColor="text1"/>
        </w:rPr>
        <w:br w:type="page"/>
      </w:r>
    </w:p>
    <w:p w14:paraId="5253ACE3" w14:textId="5384C9FD" w:rsidR="00223B38" w:rsidRDefault="003B472A" w:rsidP="00742FE0">
      <w:pPr>
        <w:spacing w:after="160"/>
        <w:jc w:val="both"/>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noProof/>
          <w:color w:val="000000" w:themeColor="text1"/>
        </w:rPr>
        <w:lastRenderedPageBreak/>
        <w:drawing>
          <wp:anchor distT="0" distB="0" distL="114300" distR="114300" simplePos="0" relativeHeight="251660288" behindDoc="0" locked="0" layoutInCell="1" allowOverlap="1" wp14:anchorId="2440754A" wp14:editId="371D0BFB">
            <wp:simplePos x="0" y="0"/>
            <wp:positionH relativeFrom="column">
              <wp:posOffset>-496570</wp:posOffset>
            </wp:positionH>
            <wp:positionV relativeFrom="paragraph">
              <wp:posOffset>464820</wp:posOffset>
            </wp:positionV>
            <wp:extent cx="6586220" cy="7004685"/>
            <wp:effectExtent l="0" t="0" r="5080" b="5715"/>
            <wp:wrapSquare wrapText="bothSides"/>
            <wp:docPr id="1385118545" name="Picture 2" descr="A white and blue cover lett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18545" name="Picture 2" descr="A white and blue cover letter with black text&#10;&#10;AI-generated content may be incorrect."/>
                    <pic:cNvPicPr/>
                  </pic:nvPicPr>
                  <pic:blipFill rotWithShape="1">
                    <a:blip r:embed="rId22" cstate="print">
                      <a:extLst>
                        <a:ext uri="{28A0092B-C50C-407E-A947-70E740481C1C}">
                          <a14:useLocalDpi xmlns:a14="http://schemas.microsoft.com/office/drawing/2010/main" val="0"/>
                        </a:ext>
                      </a:extLst>
                    </a:blip>
                    <a:srcRect t="5000" r="7253" b="11291"/>
                    <a:stretch>
                      <a:fillRect/>
                    </a:stretch>
                  </pic:blipFill>
                  <pic:spPr bwMode="auto">
                    <a:xfrm>
                      <a:off x="0" y="0"/>
                      <a:ext cx="6586220" cy="7004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3B38">
        <w:rPr>
          <w:rFonts w:ascii="Times New Roman" w:eastAsia="Times New Roman" w:hAnsi="Times New Roman" w:cs="Times New Roman"/>
          <w:b/>
          <w:bCs/>
          <w:smallCaps/>
          <w:color w:val="000000" w:themeColor="text1"/>
        </w:rPr>
        <w:t>Appendix A</w:t>
      </w:r>
      <w:r w:rsidR="000E351D">
        <w:rPr>
          <w:rFonts w:ascii="Times New Roman" w:eastAsia="Times New Roman" w:hAnsi="Times New Roman" w:cs="Times New Roman"/>
          <w:b/>
          <w:bCs/>
          <w:smallCaps/>
          <w:color w:val="000000" w:themeColor="text1"/>
        </w:rPr>
        <w:t>: Sample Resumes</w:t>
      </w:r>
    </w:p>
    <w:p w14:paraId="4FE33FED" w14:textId="33855525" w:rsidR="00223B38" w:rsidRDefault="00AF0205" w:rsidP="00742FE0">
      <w:pPr>
        <w:spacing w:after="160"/>
        <w:jc w:val="both"/>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noProof/>
          <w:color w:val="000000" w:themeColor="text1"/>
        </w:rPr>
        <w:lastRenderedPageBreak/>
        <w:drawing>
          <wp:anchor distT="0" distB="0" distL="114300" distR="114300" simplePos="0" relativeHeight="251661312" behindDoc="0" locked="0" layoutInCell="1" allowOverlap="1" wp14:anchorId="2D372FBC" wp14:editId="78D32E0D">
            <wp:simplePos x="0" y="0"/>
            <wp:positionH relativeFrom="column">
              <wp:posOffset>-232625</wp:posOffset>
            </wp:positionH>
            <wp:positionV relativeFrom="paragraph">
              <wp:posOffset>0</wp:posOffset>
            </wp:positionV>
            <wp:extent cx="6491605" cy="8012430"/>
            <wp:effectExtent l="0" t="0" r="4445" b="7620"/>
            <wp:wrapSquare wrapText="bothSides"/>
            <wp:docPr id="1068679530" name="Picture 3"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79530" name="Picture 3" descr="A white paper with black text&#10;&#10;AI-generated content may be incorrect."/>
                    <pic:cNvPicPr/>
                  </pic:nvPicPr>
                  <pic:blipFill rotWithShape="1">
                    <a:blip r:embed="rId23" cstate="print">
                      <a:extLst>
                        <a:ext uri="{28A0092B-C50C-407E-A947-70E740481C1C}">
                          <a14:useLocalDpi xmlns:a14="http://schemas.microsoft.com/office/drawing/2010/main" val="0"/>
                        </a:ext>
                      </a:extLst>
                    </a:blip>
                    <a:srcRect r="2081"/>
                    <a:stretch>
                      <a:fillRect/>
                    </a:stretch>
                  </pic:blipFill>
                  <pic:spPr bwMode="auto">
                    <a:xfrm>
                      <a:off x="0" y="0"/>
                      <a:ext cx="6491605" cy="8012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EC54E1" w14:textId="77777777" w:rsidR="000E351D" w:rsidRPr="000E351D" w:rsidRDefault="00D40FA5" w:rsidP="000E351D">
      <w:pPr>
        <w:spacing w:after="160" w:line="278" w:lineRule="auto"/>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br w:type="page"/>
      </w:r>
      <w:r w:rsidR="00742FE0">
        <w:rPr>
          <w:rFonts w:ascii="Times New Roman" w:eastAsia="Times New Roman" w:hAnsi="Times New Roman" w:cs="Times New Roman"/>
          <w:b/>
          <w:bCs/>
          <w:smallCaps/>
          <w:color w:val="000000" w:themeColor="text1"/>
        </w:rPr>
        <w:lastRenderedPageBreak/>
        <w:t xml:space="preserve">Appendix </w:t>
      </w:r>
      <w:r w:rsidR="00223B38">
        <w:rPr>
          <w:rFonts w:ascii="Times New Roman" w:eastAsia="Times New Roman" w:hAnsi="Times New Roman" w:cs="Times New Roman"/>
          <w:b/>
          <w:bCs/>
          <w:smallCaps/>
          <w:color w:val="000000" w:themeColor="text1"/>
        </w:rPr>
        <w:t>B</w:t>
      </w:r>
      <w:r w:rsidR="000E351D">
        <w:rPr>
          <w:rFonts w:ascii="Times New Roman" w:eastAsia="Times New Roman" w:hAnsi="Times New Roman" w:cs="Times New Roman"/>
          <w:b/>
          <w:bCs/>
          <w:smallCaps/>
          <w:color w:val="000000" w:themeColor="text1"/>
        </w:rPr>
        <w:t xml:space="preserve">: </w:t>
      </w:r>
      <w:r w:rsidR="000E351D" w:rsidRPr="00E635ED">
        <w:rPr>
          <w:rFonts w:ascii="Times New Roman" w:eastAsia="Times New Roman" w:hAnsi="Times New Roman" w:cs="Times New Roman"/>
          <w:b/>
          <w:bCs/>
          <w:smallCaps/>
          <w:color w:val="000000" w:themeColor="text1"/>
        </w:rPr>
        <w:t>Address and Cover Letter Generation</w:t>
      </w:r>
    </w:p>
    <w:p w14:paraId="46CBB0B9" w14:textId="5C32027D" w:rsidR="00223B38" w:rsidRDefault="00223B38" w:rsidP="007207FF">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After two weeks of submission, we realized that occasionally, employers were requiring applicants to include an address and/or cover letter with their application submission. In order to maximize our number of submissions, we followed the following steps to generate addresses and cover letters. </w:t>
      </w:r>
    </w:p>
    <w:p w14:paraId="3556AFF2" w14:textId="4F85F031" w:rsidR="00223B38" w:rsidRDefault="00223B38" w:rsidP="007207FF">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We generated a random set of 20 addresses for each city that RAs were instructed to randomize and record across applications when an address was required by the employer. Addresses were chosen to minimize signal of socioeconomic status to the employer: they were chosen in median household income census tracts. In addition, in order to avoid overlap with any real potential applicants, we used addresses in large apartment complexes and failed to provide an apartment number. </w:t>
      </w:r>
    </w:p>
    <w:p w14:paraId="7F3BBB59" w14:textId="43CCEF4A" w:rsidR="004E15D2" w:rsidRDefault="00223B38" w:rsidP="00E635ED">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We also generated a small bank of cover letters that were generated by ChatGPT (and revised by the authors) to sound very similar but not identical. Cover letters were written to highlight similar </w:t>
      </w:r>
      <w:r w:rsidR="00CF3088">
        <w:rPr>
          <w:rFonts w:ascii="Times New Roman" w:eastAsia="Times New Roman" w:hAnsi="Times New Roman" w:cs="Times New Roman"/>
        </w:rPr>
        <w:t xml:space="preserve">skills </w:t>
      </w:r>
      <w:r>
        <w:rPr>
          <w:rFonts w:ascii="Times New Roman" w:eastAsia="Times New Roman" w:hAnsi="Times New Roman" w:cs="Times New Roman"/>
        </w:rPr>
        <w:t>and applicant features</w:t>
      </w:r>
      <w:r w:rsidR="00A92F28">
        <w:rPr>
          <w:rFonts w:ascii="Times New Roman" w:eastAsia="Times New Roman" w:hAnsi="Times New Roman" w:cs="Times New Roman"/>
        </w:rPr>
        <w:t xml:space="preserve"> and were purposefully broad in scope. When cover letters were required, RAs submitted different versions to accompany each randomized resume.</w:t>
      </w:r>
    </w:p>
    <w:p w14:paraId="5DAA7FC1" w14:textId="77777777" w:rsidR="00F82B8E" w:rsidRDefault="00F82B8E" w:rsidP="00E635ED">
      <w:pPr>
        <w:spacing w:after="160" w:line="360" w:lineRule="auto"/>
        <w:jc w:val="both"/>
        <w:rPr>
          <w:rFonts w:ascii="Times New Roman" w:eastAsia="Times New Roman" w:hAnsi="Times New Roman" w:cs="Times New Roman"/>
        </w:rPr>
      </w:pPr>
    </w:p>
    <w:p w14:paraId="1C3E8E4F" w14:textId="77777777" w:rsidR="00F82B8E" w:rsidRDefault="00F82B8E" w:rsidP="00E635ED">
      <w:pPr>
        <w:spacing w:after="160" w:line="360" w:lineRule="auto"/>
        <w:jc w:val="both"/>
        <w:rPr>
          <w:rFonts w:ascii="Times New Roman" w:eastAsia="Times New Roman" w:hAnsi="Times New Roman" w:cs="Times New Roman"/>
        </w:rPr>
      </w:pPr>
    </w:p>
    <w:p w14:paraId="7A86B282" w14:textId="77777777" w:rsidR="00F82B8E" w:rsidRDefault="00F82B8E" w:rsidP="00E635ED">
      <w:pPr>
        <w:spacing w:after="160" w:line="360" w:lineRule="auto"/>
        <w:jc w:val="both"/>
        <w:rPr>
          <w:rFonts w:ascii="Times New Roman" w:eastAsia="Times New Roman" w:hAnsi="Times New Roman" w:cs="Times New Roman"/>
        </w:rPr>
      </w:pPr>
    </w:p>
    <w:p w14:paraId="4A66D487" w14:textId="77777777" w:rsidR="00F82B8E" w:rsidRDefault="00F82B8E" w:rsidP="00E635ED">
      <w:pPr>
        <w:spacing w:after="160" w:line="360" w:lineRule="auto"/>
        <w:jc w:val="both"/>
        <w:rPr>
          <w:rFonts w:ascii="Times New Roman" w:eastAsia="Times New Roman" w:hAnsi="Times New Roman" w:cs="Times New Roman"/>
        </w:rPr>
      </w:pPr>
    </w:p>
    <w:p w14:paraId="1D9F7558" w14:textId="77777777" w:rsidR="00F82B8E" w:rsidRDefault="00F82B8E" w:rsidP="00E635ED">
      <w:pPr>
        <w:spacing w:after="160" w:line="360" w:lineRule="auto"/>
        <w:jc w:val="both"/>
        <w:rPr>
          <w:rFonts w:ascii="Times New Roman" w:eastAsia="Times New Roman" w:hAnsi="Times New Roman" w:cs="Times New Roman"/>
        </w:rPr>
      </w:pPr>
    </w:p>
    <w:p w14:paraId="4082E72E" w14:textId="77777777" w:rsidR="00F82B8E" w:rsidRDefault="00F82B8E" w:rsidP="00E635ED">
      <w:pPr>
        <w:spacing w:after="160" w:line="360" w:lineRule="auto"/>
        <w:jc w:val="both"/>
        <w:rPr>
          <w:rFonts w:ascii="Times New Roman" w:eastAsia="Times New Roman" w:hAnsi="Times New Roman" w:cs="Times New Roman"/>
        </w:rPr>
      </w:pPr>
    </w:p>
    <w:p w14:paraId="07DE2D65" w14:textId="77777777" w:rsidR="00F82B8E" w:rsidRDefault="00F82B8E" w:rsidP="00E635ED">
      <w:pPr>
        <w:spacing w:after="160" w:line="360" w:lineRule="auto"/>
        <w:jc w:val="both"/>
        <w:rPr>
          <w:rFonts w:ascii="Times New Roman" w:eastAsia="Times New Roman" w:hAnsi="Times New Roman" w:cs="Times New Roman"/>
        </w:rPr>
      </w:pPr>
    </w:p>
    <w:p w14:paraId="631C1B3E" w14:textId="77777777" w:rsidR="00F82B8E" w:rsidRDefault="00F82B8E" w:rsidP="00E635ED">
      <w:pPr>
        <w:spacing w:after="160" w:line="360" w:lineRule="auto"/>
        <w:jc w:val="both"/>
        <w:rPr>
          <w:rFonts w:ascii="Times New Roman" w:eastAsia="Times New Roman" w:hAnsi="Times New Roman" w:cs="Times New Roman"/>
        </w:rPr>
      </w:pPr>
    </w:p>
    <w:p w14:paraId="4134F70A" w14:textId="77777777" w:rsidR="00F82B8E" w:rsidRDefault="00F82B8E" w:rsidP="00E635ED">
      <w:pPr>
        <w:spacing w:after="160" w:line="360" w:lineRule="auto"/>
        <w:jc w:val="both"/>
        <w:rPr>
          <w:rFonts w:ascii="Times New Roman" w:eastAsia="Times New Roman" w:hAnsi="Times New Roman" w:cs="Times New Roman"/>
        </w:rPr>
      </w:pPr>
    </w:p>
    <w:p w14:paraId="61062402" w14:textId="77777777" w:rsidR="00F82B8E" w:rsidRDefault="00F82B8E" w:rsidP="00E635ED">
      <w:pPr>
        <w:spacing w:after="160" w:line="360" w:lineRule="auto"/>
        <w:jc w:val="both"/>
        <w:rPr>
          <w:rFonts w:ascii="Times New Roman" w:eastAsia="Times New Roman" w:hAnsi="Times New Roman" w:cs="Times New Roman"/>
        </w:rPr>
      </w:pPr>
    </w:p>
    <w:p w14:paraId="2698950F" w14:textId="77777777" w:rsidR="00F82B8E" w:rsidRDefault="00F82B8E" w:rsidP="00E635ED">
      <w:pPr>
        <w:spacing w:after="160" w:line="360" w:lineRule="auto"/>
        <w:jc w:val="both"/>
        <w:rPr>
          <w:rFonts w:ascii="Times New Roman" w:eastAsia="Times New Roman" w:hAnsi="Times New Roman" w:cs="Times New Roman"/>
        </w:rPr>
      </w:pPr>
    </w:p>
    <w:p w14:paraId="308A4FF3" w14:textId="63EBC17F" w:rsidR="00F82B8E" w:rsidRDefault="00F82B8E" w:rsidP="00E635ED">
      <w:pPr>
        <w:spacing w:after="160" w:line="360" w:lineRule="auto"/>
        <w:jc w:val="both"/>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color w:val="000000" w:themeColor="text1"/>
        </w:rPr>
        <w:lastRenderedPageBreak/>
        <w:t>Appendix C: Supplementary Figures and Tables</w:t>
      </w:r>
    </w:p>
    <w:p w14:paraId="66157C38" w14:textId="3C365D86" w:rsidR="00F82B8E" w:rsidRPr="00EE6F1B" w:rsidRDefault="00F82B8E" w:rsidP="00F82B8E">
      <w:pPr>
        <w:spacing w:afterLines="100" w:after="240" w:line="360" w:lineRule="auto"/>
        <w:jc w:val="center"/>
        <w:rPr>
          <w:rFonts w:ascii="Times New Roman" w:eastAsia="Times New Roman" w:hAnsi="Times New Roman" w:cs="Times New Roman"/>
          <w:b/>
          <w:bCs/>
          <w:lang w:val="en"/>
        </w:rPr>
      </w:pPr>
      <w:r>
        <w:rPr>
          <w:rFonts w:ascii="Times New Roman" w:eastAsia="Times New Roman" w:hAnsi="Times New Roman" w:cs="Times New Roman"/>
          <w:b/>
          <w:bCs/>
          <w:lang w:val="en"/>
        </w:rPr>
        <w:t>Figure C.1 Heterogenous Callback Results by State</w:t>
      </w:r>
    </w:p>
    <w:p w14:paraId="614B6980" w14:textId="5072283B" w:rsidR="00F82B8E" w:rsidRDefault="00F82B8E" w:rsidP="00F82B8E">
      <w:pPr>
        <w:spacing w:afterLines="100" w:after="240" w:line="360" w:lineRule="auto"/>
        <w:jc w:val="center"/>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noProof/>
          <w:color w:val="000000" w:themeColor="text1"/>
        </w:rPr>
        <w:drawing>
          <wp:inline distT="0" distB="0" distL="0" distR="0" wp14:anchorId="467E40EA" wp14:editId="1F5BFA68">
            <wp:extent cx="6580761" cy="4387174"/>
            <wp:effectExtent l="0" t="0" r="0" b="0"/>
            <wp:docPr id="1716151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136" name="Picture 1716151136"/>
                    <pic:cNvPicPr/>
                  </pic:nvPicPr>
                  <pic:blipFill>
                    <a:blip r:embed="rId24"/>
                    <a:stretch>
                      <a:fillRect/>
                    </a:stretch>
                  </pic:blipFill>
                  <pic:spPr>
                    <a:xfrm>
                      <a:off x="0" y="0"/>
                      <a:ext cx="6595487" cy="4396991"/>
                    </a:xfrm>
                    <a:prstGeom prst="rect">
                      <a:avLst/>
                    </a:prstGeom>
                  </pic:spPr>
                </pic:pic>
              </a:graphicData>
            </a:graphic>
          </wp:inline>
        </w:drawing>
      </w:r>
    </w:p>
    <w:p w14:paraId="60E835AB" w14:textId="62167D73" w:rsidR="00F82B8E" w:rsidRDefault="00F82B8E" w:rsidP="00F82B8E">
      <w:pPr>
        <w:spacing w:after="160" w:line="360" w:lineRule="auto"/>
        <w:jc w:val="both"/>
        <w:rPr>
          <w:rFonts w:ascii="Times New Roman" w:eastAsia="Times New Roman" w:hAnsi="Times New Roman" w:cs="Times New Roman"/>
          <w:color w:val="000000" w:themeColor="text1"/>
          <w:sz w:val="20"/>
          <w:szCs w:val="20"/>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T</w:t>
      </w:r>
      <w:r>
        <w:rPr>
          <w:rFonts w:ascii="Times New Roman" w:eastAsia="Times New Roman" w:hAnsi="Times New Roman" w:cs="Times New Roman"/>
          <w:color w:val="000000" w:themeColor="text1"/>
          <w:sz w:val="20"/>
          <w:szCs w:val="20"/>
        </w:rPr>
        <w:t>his figure plots the estimated effects of resumes including CCB degrees on callback rates from equation (1), where the red symbols are relative to resumes with associate degree</w:t>
      </w:r>
      <w:r w:rsidR="00764111">
        <w:rPr>
          <w:rFonts w:ascii="Times New Roman" w:eastAsia="Times New Roman" w:hAnsi="Times New Roman" w:cs="Times New Roman"/>
          <w:color w:val="000000" w:themeColor="text1"/>
          <w:sz w:val="20"/>
          <w:szCs w:val="20"/>
        </w:rPr>
        <w:t>s</w:t>
      </w:r>
      <w:r>
        <w:rPr>
          <w:rFonts w:ascii="Times New Roman" w:eastAsia="Times New Roman" w:hAnsi="Times New Roman" w:cs="Times New Roman"/>
          <w:color w:val="000000" w:themeColor="text1"/>
          <w:sz w:val="20"/>
          <w:szCs w:val="20"/>
        </w:rPr>
        <w:t xml:space="preserve"> and the blue symbols are relative to resumes with traditional bachelor’s degrees. The top estimate</w:t>
      </w:r>
      <w:r w:rsidR="00CF3088">
        <w:rPr>
          <w:rFonts w:ascii="Times New Roman" w:eastAsia="Times New Roman" w:hAnsi="Times New Roman" w:cs="Times New Roman"/>
          <w:color w:val="000000" w:themeColor="text1"/>
          <w:sz w:val="20"/>
          <w:szCs w:val="20"/>
        </w:rPr>
        <w:t>s</w:t>
      </w:r>
      <w:r>
        <w:rPr>
          <w:rFonts w:ascii="Times New Roman" w:eastAsia="Times New Roman" w:hAnsi="Times New Roman" w:cs="Times New Roman"/>
          <w:color w:val="000000" w:themeColor="text1"/>
          <w:sz w:val="20"/>
          <w:szCs w:val="20"/>
        </w:rPr>
        <w:t xml:space="preserve"> among each set are for </w:t>
      </w:r>
      <w:r w:rsidR="00B66C92">
        <w:rPr>
          <w:rFonts w:ascii="Times New Roman" w:eastAsia="Times New Roman" w:hAnsi="Times New Roman" w:cs="Times New Roman"/>
          <w:color w:val="000000" w:themeColor="text1"/>
          <w:sz w:val="20"/>
          <w:szCs w:val="20"/>
        </w:rPr>
        <w:t>job postings in Texas and the bottom are for Washington</w:t>
      </w:r>
      <w:r>
        <w:rPr>
          <w:rFonts w:ascii="Times New Roman" w:eastAsia="Times New Roman" w:hAnsi="Times New Roman" w:cs="Times New Roman"/>
          <w:color w:val="000000" w:themeColor="text1"/>
          <w:sz w:val="20"/>
          <w:szCs w:val="20"/>
        </w:rPr>
        <w:t>. The horizontal lines represent 95% confidence intervals. We cluster standard errors at the job ad level.</w:t>
      </w:r>
    </w:p>
    <w:p w14:paraId="618EE3A0" w14:textId="77777777" w:rsidR="00B66C92" w:rsidRDefault="00B66C92" w:rsidP="00B66C92">
      <w:pPr>
        <w:spacing w:afterLines="100" w:after="240" w:line="360" w:lineRule="auto"/>
        <w:jc w:val="center"/>
        <w:rPr>
          <w:rFonts w:ascii="Times New Roman" w:eastAsia="Times New Roman" w:hAnsi="Times New Roman" w:cs="Times New Roman"/>
          <w:b/>
          <w:bCs/>
          <w:lang w:val="en"/>
        </w:rPr>
      </w:pPr>
    </w:p>
    <w:p w14:paraId="6D314AAA" w14:textId="77777777" w:rsidR="00B66C92" w:rsidRDefault="00B66C92" w:rsidP="00B66C92">
      <w:pPr>
        <w:spacing w:afterLines="100" w:after="240" w:line="360" w:lineRule="auto"/>
        <w:jc w:val="center"/>
        <w:rPr>
          <w:rFonts w:ascii="Times New Roman" w:eastAsia="Times New Roman" w:hAnsi="Times New Roman" w:cs="Times New Roman"/>
          <w:b/>
          <w:bCs/>
          <w:lang w:val="en"/>
        </w:rPr>
      </w:pPr>
    </w:p>
    <w:p w14:paraId="719899C2" w14:textId="77777777" w:rsidR="00B66C92" w:rsidRDefault="00B66C92" w:rsidP="00B66C92">
      <w:pPr>
        <w:spacing w:afterLines="100" w:after="240" w:line="360" w:lineRule="auto"/>
        <w:jc w:val="center"/>
        <w:rPr>
          <w:rFonts w:ascii="Times New Roman" w:eastAsia="Times New Roman" w:hAnsi="Times New Roman" w:cs="Times New Roman"/>
          <w:b/>
          <w:bCs/>
          <w:lang w:val="en"/>
        </w:rPr>
      </w:pPr>
    </w:p>
    <w:p w14:paraId="3D79D81F" w14:textId="77777777" w:rsidR="00B66C92" w:rsidRDefault="00B66C92" w:rsidP="00B66C92">
      <w:pPr>
        <w:spacing w:afterLines="100" w:after="240" w:line="360" w:lineRule="auto"/>
        <w:jc w:val="center"/>
        <w:rPr>
          <w:rFonts w:ascii="Times New Roman" w:eastAsia="Times New Roman" w:hAnsi="Times New Roman" w:cs="Times New Roman"/>
          <w:b/>
          <w:bCs/>
          <w:lang w:val="en"/>
        </w:rPr>
      </w:pPr>
    </w:p>
    <w:p w14:paraId="43E69917" w14:textId="77777777" w:rsidR="00764111" w:rsidRDefault="00764111" w:rsidP="00B66C92">
      <w:pPr>
        <w:spacing w:afterLines="100" w:after="240" w:line="360" w:lineRule="auto"/>
        <w:jc w:val="center"/>
        <w:rPr>
          <w:rFonts w:ascii="Times New Roman" w:eastAsia="Times New Roman" w:hAnsi="Times New Roman" w:cs="Times New Roman"/>
          <w:b/>
          <w:bCs/>
          <w:lang w:val="en"/>
        </w:rPr>
      </w:pPr>
    </w:p>
    <w:p w14:paraId="473B5705" w14:textId="68064D2A" w:rsidR="00B66C92" w:rsidRPr="00EE6F1B" w:rsidRDefault="00B66C92" w:rsidP="00B66C92">
      <w:pPr>
        <w:spacing w:afterLines="100" w:after="240" w:line="360" w:lineRule="auto"/>
        <w:jc w:val="center"/>
        <w:rPr>
          <w:rFonts w:ascii="Times New Roman" w:eastAsia="Times New Roman" w:hAnsi="Times New Roman" w:cs="Times New Roman"/>
          <w:b/>
          <w:bCs/>
          <w:lang w:val="en"/>
        </w:rPr>
      </w:pPr>
      <w:r>
        <w:rPr>
          <w:rFonts w:ascii="Times New Roman" w:eastAsia="Times New Roman" w:hAnsi="Times New Roman" w:cs="Times New Roman"/>
          <w:b/>
          <w:bCs/>
          <w:lang w:val="en"/>
        </w:rPr>
        <w:lastRenderedPageBreak/>
        <w:t xml:space="preserve">Figure C.2 Heterogenous Callback Results by </w:t>
      </w:r>
      <w:r w:rsidR="002D4C79">
        <w:rPr>
          <w:rFonts w:ascii="Times New Roman" w:eastAsia="Times New Roman" w:hAnsi="Times New Roman" w:cs="Times New Roman"/>
          <w:b/>
          <w:bCs/>
          <w:lang w:val="en"/>
        </w:rPr>
        <w:t>Pay</w:t>
      </w:r>
    </w:p>
    <w:p w14:paraId="4A8645AA" w14:textId="1DF9D206" w:rsidR="00B66C92" w:rsidRDefault="002D4C79" w:rsidP="00B66C92">
      <w:pPr>
        <w:spacing w:afterLines="100" w:after="240" w:line="360" w:lineRule="auto"/>
        <w:jc w:val="center"/>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noProof/>
          <w:color w:val="000000" w:themeColor="text1"/>
        </w:rPr>
        <w:drawing>
          <wp:inline distT="0" distB="0" distL="0" distR="0" wp14:anchorId="13FAF677" wp14:editId="249C7480">
            <wp:extent cx="6712086" cy="4474724"/>
            <wp:effectExtent l="0" t="0" r="0" b="0"/>
            <wp:docPr id="16503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736" name="Picture 16503736"/>
                    <pic:cNvPicPr/>
                  </pic:nvPicPr>
                  <pic:blipFill>
                    <a:blip r:embed="rId25"/>
                    <a:stretch>
                      <a:fillRect/>
                    </a:stretch>
                  </pic:blipFill>
                  <pic:spPr>
                    <a:xfrm>
                      <a:off x="0" y="0"/>
                      <a:ext cx="6738130" cy="4492087"/>
                    </a:xfrm>
                    <a:prstGeom prst="rect">
                      <a:avLst/>
                    </a:prstGeom>
                  </pic:spPr>
                </pic:pic>
              </a:graphicData>
            </a:graphic>
          </wp:inline>
        </w:drawing>
      </w:r>
    </w:p>
    <w:p w14:paraId="1C2B70D0" w14:textId="71EB11CB" w:rsidR="00B66C92" w:rsidRDefault="00B66C92" w:rsidP="00B66C92">
      <w:pPr>
        <w:spacing w:after="160" w:line="360" w:lineRule="auto"/>
        <w:jc w:val="both"/>
        <w:rPr>
          <w:rFonts w:ascii="Times New Roman" w:eastAsia="Times New Roman" w:hAnsi="Times New Roman" w:cs="Times New Roman"/>
          <w:color w:val="000000" w:themeColor="text1"/>
          <w:sz w:val="20"/>
          <w:szCs w:val="20"/>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T</w:t>
      </w:r>
      <w:r>
        <w:rPr>
          <w:rFonts w:ascii="Times New Roman" w:eastAsia="Times New Roman" w:hAnsi="Times New Roman" w:cs="Times New Roman"/>
          <w:color w:val="000000" w:themeColor="text1"/>
          <w:sz w:val="20"/>
          <w:szCs w:val="20"/>
        </w:rPr>
        <w:t>his figure plots the estimated effects of resumes including CCB degrees on callback rates from equation (1), where the red symbols are relative to resumes with associate degree</w:t>
      </w:r>
      <w:r w:rsidR="00764111">
        <w:rPr>
          <w:rFonts w:ascii="Times New Roman" w:eastAsia="Times New Roman" w:hAnsi="Times New Roman" w:cs="Times New Roman"/>
          <w:color w:val="000000" w:themeColor="text1"/>
          <w:sz w:val="20"/>
          <w:szCs w:val="20"/>
        </w:rPr>
        <w:t>s</w:t>
      </w:r>
      <w:r>
        <w:rPr>
          <w:rFonts w:ascii="Times New Roman" w:eastAsia="Times New Roman" w:hAnsi="Times New Roman" w:cs="Times New Roman"/>
          <w:color w:val="000000" w:themeColor="text1"/>
          <w:sz w:val="20"/>
          <w:szCs w:val="20"/>
        </w:rPr>
        <w:t xml:space="preserve"> and the blue symbols are relative to resumes with traditional bachelor’s degrees. The top estimate</w:t>
      </w:r>
      <w:r w:rsidR="00CF3088">
        <w:rPr>
          <w:rFonts w:ascii="Times New Roman" w:eastAsia="Times New Roman" w:hAnsi="Times New Roman" w:cs="Times New Roman"/>
          <w:color w:val="000000" w:themeColor="text1"/>
          <w:sz w:val="20"/>
          <w:szCs w:val="20"/>
        </w:rPr>
        <w:t>s</w:t>
      </w:r>
      <w:r>
        <w:rPr>
          <w:rFonts w:ascii="Times New Roman" w:eastAsia="Times New Roman" w:hAnsi="Times New Roman" w:cs="Times New Roman"/>
          <w:color w:val="000000" w:themeColor="text1"/>
          <w:sz w:val="20"/>
          <w:szCs w:val="20"/>
        </w:rPr>
        <w:t xml:space="preserve"> among each set are for job postings </w:t>
      </w:r>
      <w:r w:rsidR="002D4C79">
        <w:rPr>
          <w:rFonts w:ascii="Times New Roman" w:eastAsia="Times New Roman" w:hAnsi="Times New Roman" w:cs="Times New Roman"/>
          <w:color w:val="000000" w:themeColor="text1"/>
          <w:sz w:val="20"/>
          <w:szCs w:val="20"/>
        </w:rPr>
        <w:t xml:space="preserve">with a midpoint of hourly pay less than $20/hour </w:t>
      </w:r>
      <w:r>
        <w:rPr>
          <w:rFonts w:ascii="Times New Roman" w:eastAsia="Times New Roman" w:hAnsi="Times New Roman" w:cs="Times New Roman"/>
          <w:color w:val="000000" w:themeColor="text1"/>
          <w:sz w:val="20"/>
          <w:szCs w:val="20"/>
        </w:rPr>
        <w:t xml:space="preserve">and the bottom are for </w:t>
      </w:r>
      <w:r w:rsidR="002D4C79">
        <w:rPr>
          <w:rFonts w:ascii="Times New Roman" w:eastAsia="Times New Roman" w:hAnsi="Times New Roman" w:cs="Times New Roman"/>
          <w:color w:val="000000" w:themeColor="text1"/>
          <w:sz w:val="20"/>
          <w:szCs w:val="20"/>
        </w:rPr>
        <w:t xml:space="preserve">more than $20/hour. </w:t>
      </w:r>
      <w:r>
        <w:rPr>
          <w:rFonts w:ascii="Times New Roman" w:eastAsia="Times New Roman" w:hAnsi="Times New Roman" w:cs="Times New Roman"/>
          <w:color w:val="000000" w:themeColor="text1"/>
          <w:sz w:val="20"/>
          <w:szCs w:val="20"/>
        </w:rPr>
        <w:t>The horizontal lines represent 95% confidence intervals. We cluster standard errors at the job ad level.</w:t>
      </w:r>
    </w:p>
    <w:p w14:paraId="6FE568B6" w14:textId="77777777" w:rsidR="002D4C79" w:rsidRDefault="002D4C79" w:rsidP="00B66C92">
      <w:pPr>
        <w:spacing w:after="160" w:line="360" w:lineRule="auto"/>
        <w:jc w:val="both"/>
        <w:rPr>
          <w:rFonts w:ascii="Times New Roman" w:eastAsia="Times New Roman" w:hAnsi="Times New Roman" w:cs="Times New Roman"/>
          <w:color w:val="000000" w:themeColor="text1"/>
          <w:sz w:val="20"/>
          <w:szCs w:val="20"/>
        </w:rPr>
      </w:pPr>
    </w:p>
    <w:p w14:paraId="1F72F9C0" w14:textId="77777777" w:rsidR="002D4C79" w:rsidRDefault="002D4C79" w:rsidP="00B66C92">
      <w:pPr>
        <w:spacing w:after="160" w:line="360" w:lineRule="auto"/>
        <w:jc w:val="both"/>
        <w:rPr>
          <w:rFonts w:ascii="Times New Roman" w:eastAsia="Times New Roman" w:hAnsi="Times New Roman" w:cs="Times New Roman"/>
          <w:color w:val="000000" w:themeColor="text1"/>
          <w:sz w:val="20"/>
          <w:szCs w:val="20"/>
        </w:rPr>
      </w:pPr>
    </w:p>
    <w:p w14:paraId="0F7DC193" w14:textId="77777777" w:rsidR="002D4C79" w:rsidRDefault="002D4C79" w:rsidP="00B66C92">
      <w:pPr>
        <w:spacing w:after="160" w:line="360" w:lineRule="auto"/>
        <w:jc w:val="both"/>
        <w:rPr>
          <w:rFonts w:ascii="Times New Roman" w:eastAsia="Times New Roman" w:hAnsi="Times New Roman" w:cs="Times New Roman"/>
          <w:color w:val="000000" w:themeColor="text1"/>
          <w:sz w:val="20"/>
          <w:szCs w:val="20"/>
        </w:rPr>
      </w:pPr>
    </w:p>
    <w:p w14:paraId="30E98AB5" w14:textId="77777777" w:rsidR="002D4C79" w:rsidRDefault="002D4C79" w:rsidP="00B66C92">
      <w:pPr>
        <w:spacing w:after="160" w:line="360" w:lineRule="auto"/>
        <w:jc w:val="both"/>
        <w:rPr>
          <w:rFonts w:ascii="Times New Roman" w:eastAsia="Times New Roman" w:hAnsi="Times New Roman" w:cs="Times New Roman"/>
          <w:color w:val="000000" w:themeColor="text1"/>
          <w:sz w:val="20"/>
          <w:szCs w:val="20"/>
        </w:rPr>
      </w:pPr>
    </w:p>
    <w:p w14:paraId="60484C73" w14:textId="77777777" w:rsidR="002D4C79" w:rsidRDefault="002D4C79" w:rsidP="00B66C92">
      <w:pPr>
        <w:spacing w:after="160" w:line="360" w:lineRule="auto"/>
        <w:jc w:val="both"/>
        <w:rPr>
          <w:rFonts w:ascii="Times New Roman" w:eastAsia="Times New Roman" w:hAnsi="Times New Roman" w:cs="Times New Roman"/>
          <w:color w:val="000000" w:themeColor="text1"/>
          <w:sz w:val="20"/>
          <w:szCs w:val="20"/>
        </w:rPr>
      </w:pPr>
    </w:p>
    <w:p w14:paraId="34BDD0FA" w14:textId="77777777" w:rsidR="002D4C79" w:rsidRDefault="002D4C79" w:rsidP="00B66C92">
      <w:pPr>
        <w:spacing w:after="160" w:line="360" w:lineRule="auto"/>
        <w:jc w:val="both"/>
        <w:rPr>
          <w:rFonts w:ascii="Times New Roman" w:eastAsia="Times New Roman" w:hAnsi="Times New Roman" w:cs="Times New Roman"/>
          <w:color w:val="000000" w:themeColor="text1"/>
          <w:sz w:val="20"/>
          <w:szCs w:val="20"/>
        </w:rPr>
      </w:pPr>
    </w:p>
    <w:p w14:paraId="01533B1F" w14:textId="39B55274" w:rsidR="002D4C79" w:rsidRPr="00EE6F1B" w:rsidRDefault="002D4C79" w:rsidP="002D4C79">
      <w:pPr>
        <w:spacing w:afterLines="100" w:after="240" w:line="360" w:lineRule="auto"/>
        <w:jc w:val="center"/>
        <w:rPr>
          <w:rFonts w:ascii="Times New Roman" w:eastAsia="Times New Roman" w:hAnsi="Times New Roman" w:cs="Times New Roman"/>
          <w:b/>
          <w:bCs/>
          <w:lang w:val="en"/>
        </w:rPr>
      </w:pPr>
      <w:r>
        <w:rPr>
          <w:rFonts w:ascii="Times New Roman" w:eastAsia="Times New Roman" w:hAnsi="Times New Roman" w:cs="Times New Roman"/>
          <w:b/>
          <w:bCs/>
          <w:lang w:val="en"/>
        </w:rPr>
        <w:lastRenderedPageBreak/>
        <w:t>Figure C.3 Heterogenous Callback Results by Benefits</w:t>
      </w:r>
    </w:p>
    <w:p w14:paraId="710FC051" w14:textId="660B838C" w:rsidR="002D4C79" w:rsidRDefault="002D4C79" w:rsidP="002D4C79">
      <w:pPr>
        <w:spacing w:afterLines="100" w:after="240" w:line="360" w:lineRule="auto"/>
        <w:jc w:val="center"/>
        <w:rPr>
          <w:rFonts w:ascii="Times New Roman" w:eastAsia="Times New Roman" w:hAnsi="Times New Roman" w:cs="Times New Roman"/>
          <w:b/>
          <w:bCs/>
          <w:smallCaps/>
          <w:color w:val="000000" w:themeColor="text1"/>
        </w:rPr>
      </w:pPr>
      <w:r>
        <w:rPr>
          <w:rFonts w:ascii="Times New Roman" w:eastAsia="Times New Roman" w:hAnsi="Times New Roman" w:cs="Times New Roman"/>
          <w:b/>
          <w:bCs/>
          <w:smallCaps/>
          <w:noProof/>
          <w:color w:val="000000" w:themeColor="text1"/>
        </w:rPr>
        <w:drawing>
          <wp:inline distT="0" distB="0" distL="0" distR="0" wp14:anchorId="62C26FE5" wp14:editId="7A5975B7">
            <wp:extent cx="6639128" cy="4426085"/>
            <wp:effectExtent l="0" t="0" r="3175" b="6350"/>
            <wp:docPr id="648304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4633" name="Picture 648304633"/>
                    <pic:cNvPicPr/>
                  </pic:nvPicPr>
                  <pic:blipFill>
                    <a:blip r:embed="rId26"/>
                    <a:stretch>
                      <a:fillRect/>
                    </a:stretch>
                  </pic:blipFill>
                  <pic:spPr>
                    <a:xfrm>
                      <a:off x="0" y="0"/>
                      <a:ext cx="6653766" cy="4435844"/>
                    </a:xfrm>
                    <a:prstGeom prst="rect">
                      <a:avLst/>
                    </a:prstGeom>
                  </pic:spPr>
                </pic:pic>
              </a:graphicData>
            </a:graphic>
          </wp:inline>
        </w:drawing>
      </w:r>
    </w:p>
    <w:p w14:paraId="0451DC24" w14:textId="260A3DA1" w:rsidR="002D4C79" w:rsidRPr="00E635ED" w:rsidRDefault="002D4C79" w:rsidP="002D4C79">
      <w:pPr>
        <w:spacing w:after="160" w:line="360" w:lineRule="auto"/>
        <w:jc w:val="both"/>
        <w:rPr>
          <w:rFonts w:ascii="Times New Roman" w:eastAsia="Times New Roman" w:hAnsi="Times New Roman" w:cs="Times New Roman"/>
          <w:b/>
          <w:bCs/>
          <w:smallCaps/>
          <w:color w:val="000000" w:themeColor="text1"/>
        </w:rPr>
      </w:pPr>
      <w:r w:rsidRPr="007207FF">
        <w:rPr>
          <w:rFonts w:ascii="Times New Roman" w:eastAsia="Times New Roman" w:hAnsi="Times New Roman" w:cs="Times New Roman"/>
          <w:b/>
          <w:bCs/>
          <w:color w:val="000000" w:themeColor="text1"/>
          <w:sz w:val="20"/>
          <w:szCs w:val="20"/>
        </w:rPr>
        <w:t>Notes</w:t>
      </w:r>
      <w:r w:rsidRPr="007207FF">
        <w:rPr>
          <w:rFonts w:ascii="Times New Roman" w:eastAsia="Times New Roman" w:hAnsi="Times New Roman" w:cs="Times New Roman"/>
          <w:color w:val="000000" w:themeColor="text1"/>
          <w:sz w:val="20"/>
          <w:szCs w:val="20"/>
        </w:rPr>
        <w:t>: T</w:t>
      </w:r>
      <w:r>
        <w:rPr>
          <w:rFonts w:ascii="Times New Roman" w:eastAsia="Times New Roman" w:hAnsi="Times New Roman" w:cs="Times New Roman"/>
          <w:color w:val="000000" w:themeColor="text1"/>
          <w:sz w:val="20"/>
          <w:szCs w:val="20"/>
        </w:rPr>
        <w:t>his figure plots the estimated effects of resumes including CCB degrees on callback rates from equation (1), where the red symbols are relative to resumes with associate degree</w:t>
      </w:r>
      <w:r w:rsidR="00764111">
        <w:rPr>
          <w:rFonts w:ascii="Times New Roman" w:eastAsia="Times New Roman" w:hAnsi="Times New Roman" w:cs="Times New Roman"/>
          <w:color w:val="000000" w:themeColor="text1"/>
          <w:sz w:val="20"/>
          <w:szCs w:val="20"/>
        </w:rPr>
        <w:t>s</w:t>
      </w:r>
      <w:r>
        <w:rPr>
          <w:rFonts w:ascii="Times New Roman" w:eastAsia="Times New Roman" w:hAnsi="Times New Roman" w:cs="Times New Roman"/>
          <w:color w:val="000000" w:themeColor="text1"/>
          <w:sz w:val="20"/>
          <w:szCs w:val="20"/>
        </w:rPr>
        <w:t xml:space="preserve"> and the blue symbols are relative to resumes with traditional bachelor’s degrees. The top estimate</w:t>
      </w:r>
      <w:r w:rsidR="00CF3088">
        <w:rPr>
          <w:rFonts w:ascii="Times New Roman" w:eastAsia="Times New Roman" w:hAnsi="Times New Roman" w:cs="Times New Roman"/>
          <w:color w:val="000000" w:themeColor="text1"/>
          <w:sz w:val="20"/>
          <w:szCs w:val="20"/>
        </w:rPr>
        <w:t>s</w:t>
      </w:r>
      <w:r>
        <w:rPr>
          <w:rFonts w:ascii="Times New Roman" w:eastAsia="Times New Roman" w:hAnsi="Times New Roman" w:cs="Times New Roman"/>
          <w:color w:val="000000" w:themeColor="text1"/>
          <w:sz w:val="20"/>
          <w:szCs w:val="20"/>
        </w:rPr>
        <w:t xml:space="preserve"> among each set are for job postings that list at least one of retirement, health, and dental benefits; the bottom is for job postings that do not list benefits. The horizontal lines represent 95% confidence intervals. We cluster standard errors at the job ad level.</w:t>
      </w:r>
    </w:p>
    <w:p w14:paraId="3DE23B9A" w14:textId="77777777" w:rsidR="002D4C79" w:rsidRPr="00E635ED" w:rsidRDefault="002D4C79" w:rsidP="00B66C92">
      <w:pPr>
        <w:spacing w:after="160" w:line="360" w:lineRule="auto"/>
        <w:jc w:val="both"/>
        <w:rPr>
          <w:rFonts w:ascii="Times New Roman" w:eastAsia="Times New Roman" w:hAnsi="Times New Roman" w:cs="Times New Roman"/>
          <w:b/>
          <w:bCs/>
          <w:smallCaps/>
          <w:color w:val="000000" w:themeColor="text1"/>
        </w:rPr>
      </w:pPr>
    </w:p>
    <w:p w14:paraId="02D64930" w14:textId="77777777" w:rsidR="00B66C92" w:rsidRPr="00E635ED" w:rsidRDefault="00B66C92" w:rsidP="00F82B8E">
      <w:pPr>
        <w:spacing w:after="160" w:line="360" w:lineRule="auto"/>
        <w:jc w:val="both"/>
        <w:rPr>
          <w:rFonts w:ascii="Times New Roman" w:eastAsia="Times New Roman" w:hAnsi="Times New Roman" w:cs="Times New Roman"/>
          <w:b/>
          <w:bCs/>
          <w:smallCaps/>
          <w:color w:val="000000" w:themeColor="text1"/>
        </w:rPr>
      </w:pPr>
    </w:p>
    <w:sectPr w:rsidR="00B66C92" w:rsidRPr="00E635ED" w:rsidSect="007207FF">
      <w:footerReference w:type="even" r:id="rId27"/>
      <w:footerReference w:type="defaul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B9820" w14:textId="77777777" w:rsidR="0036010D" w:rsidRDefault="0036010D" w:rsidP="00EE6183">
      <w:r>
        <w:separator/>
      </w:r>
    </w:p>
  </w:endnote>
  <w:endnote w:type="continuationSeparator" w:id="0">
    <w:p w14:paraId="0B8CBD0A" w14:textId="77777777" w:rsidR="0036010D" w:rsidRDefault="0036010D" w:rsidP="00EE6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6071232"/>
      <w:docPartObj>
        <w:docPartGallery w:val="Page Numbers (Bottom of Page)"/>
        <w:docPartUnique/>
      </w:docPartObj>
    </w:sdtPr>
    <w:sdtContent>
      <w:p w14:paraId="0C6EE40F" w14:textId="63A79283" w:rsidR="00D35DC4" w:rsidRDefault="00D35DC4" w:rsidP="007207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2A8CF8" w14:textId="77777777" w:rsidR="00D35DC4" w:rsidRDefault="00D35DC4" w:rsidP="007207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549147413"/>
      <w:docPartObj>
        <w:docPartGallery w:val="Page Numbers (Bottom of Page)"/>
        <w:docPartUnique/>
      </w:docPartObj>
    </w:sdtPr>
    <w:sdtContent>
      <w:p w14:paraId="750173C7" w14:textId="096F44EC" w:rsidR="00D35DC4" w:rsidRPr="007207FF" w:rsidRDefault="00D35DC4" w:rsidP="007207FF">
        <w:pPr>
          <w:pStyle w:val="Footer"/>
          <w:framePr w:wrap="none" w:vAnchor="text" w:hAnchor="margin" w:xAlign="right" w:y="1"/>
          <w:rPr>
            <w:rStyle w:val="PageNumber"/>
            <w:rFonts w:ascii="Times New Roman" w:hAnsi="Times New Roman" w:cs="Times New Roman"/>
          </w:rPr>
        </w:pPr>
        <w:r w:rsidRPr="007207FF">
          <w:rPr>
            <w:rStyle w:val="PageNumber"/>
            <w:rFonts w:ascii="Times New Roman" w:hAnsi="Times New Roman" w:cs="Times New Roman"/>
          </w:rPr>
          <w:fldChar w:fldCharType="begin"/>
        </w:r>
        <w:r w:rsidRPr="007207FF">
          <w:rPr>
            <w:rStyle w:val="PageNumber"/>
            <w:rFonts w:ascii="Times New Roman" w:hAnsi="Times New Roman" w:cs="Times New Roman"/>
          </w:rPr>
          <w:instrText xml:space="preserve"> PAGE </w:instrText>
        </w:r>
        <w:r w:rsidRPr="007207FF">
          <w:rPr>
            <w:rStyle w:val="PageNumber"/>
            <w:rFonts w:ascii="Times New Roman" w:hAnsi="Times New Roman" w:cs="Times New Roman"/>
          </w:rPr>
          <w:fldChar w:fldCharType="separate"/>
        </w:r>
        <w:r w:rsidRPr="007207FF">
          <w:rPr>
            <w:rStyle w:val="PageNumber"/>
            <w:rFonts w:ascii="Times New Roman" w:hAnsi="Times New Roman" w:cs="Times New Roman"/>
            <w:noProof/>
          </w:rPr>
          <w:t>2</w:t>
        </w:r>
        <w:r w:rsidRPr="007207FF">
          <w:rPr>
            <w:rStyle w:val="PageNumber"/>
            <w:rFonts w:ascii="Times New Roman" w:hAnsi="Times New Roman" w:cs="Times New Roman"/>
          </w:rPr>
          <w:fldChar w:fldCharType="end"/>
        </w:r>
      </w:p>
    </w:sdtContent>
  </w:sdt>
  <w:p w14:paraId="35395F15" w14:textId="77777777" w:rsidR="00D35DC4" w:rsidRPr="007207FF" w:rsidRDefault="00D35DC4" w:rsidP="007207FF">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8B18" w14:textId="77777777" w:rsidR="0036010D" w:rsidRDefault="0036010D" w:rsidP="00EE6183">
      <w:r>
        <w:separator/>
      </w:r>
    </w:p>
  </w:footnote>
  <w:footnote w:type="continuationSeparator" w:id="0">
    <w:p w14:paraId="41921DA6" w14:textId="77777777" w:rsidR="0036010D" w:rsidRDefault="0036010D" w:rsidP="00EE6183">
      <w:r>
        <w:continuationSeparator/>
      </w:r>
    </w:p>
  </w:footnote>
  <w:footnote w:id="1">
    <w:p w14:paraId="6DA7222E" w14:textId="6827DE24" w:rsidR="00014850" w:rsidRPr="00014850" w:rsidRDefault="00014850" w:rsidP="00014850">
      <w:pPr>
        <w:pStyle w:val="Default"/>
        <w:jc w:val="both"/>
        <w:rPr>
          <w:sz w:val="18"/>
          <w:szCs w:val="18"/>
        </w:rPr>
      </w:pPr>
      <w:r w:rsidRPr="00014850">
        <w:rPr>
          <w:rStyle w:val="FootnoteReference"/>
          <w:sz w:val="18"/>
          <w:szCs w:val="18"/>
        </w:rPr>
        <w:t>*</w:t>
      </w:r>
      <w:r w:rsidRPr="009019CD">
        <w:rPr>
          <w:rFonts w:ascii="MS Gothic" w:eastAsia="MS Gothic" w:hAnsi="MS Gothic" w:cs="MS Gothic" w:hint="eastAsia"/>
          <w:sz w:val="18"/>
          <w:szCs w:val="18"/>
        </w:rPr>
        <w:t>ⓡ</w:t>
      </w:r>
      <w:r w:rsidRPr="009019CD">
        <w:rPr>
          <w:rFonts w:ascii="MS Gothic" w:eastAsia="MS Gothic" w:hAnsi="MS Gothic" w:cs="MS Gothic"/>
          <w:sz w:val="18"/>
          <w:szCs w:val="18"/>
        </w:rPr>
        <w:t xml:space="preserve"> </w:t>
      </w:r>
      <w:r w:rsidRPr="00014850">
        <w:rPr>
          <w:sz w:val="18"/>
          <w:szCs w:val="18"/>
        </w:rPr>
        <w:t xml:space="preserve">Author order was determined using the American Economic Association’s (AEA) randomized author order tool. </w:t>
      </w:r>
      <w:r w:rsidRPr="00014850">
        <w:rPr>
          <w:b/>
          <w:bCs/>
          <w:sz w:val="18"/>
          <w:szCs w:val="18"/>
        </w:rPr>
        <w:t>Acton:</w:t>
      </w:r>
      <w:r w:rsidRPr="00014850">
        <w:rPr>
          <w:sz w:val="18"/>
          <w:szCs w:val="18"/>
        </w:rPr>
        <w:t xml:space="preserve"> Department of Economics, Miami University, 800 E. High St., Oxford, OH 45056 (e-mail: </w:t>
      </w:r>
      <w:hyperlink r:id="rId1" w:history="1">
        <w:r w:rsidRPr="00014850">
          <w:rPr>
            <w:rStyle w:val="Hyperlink"/>
            <w:sz w:val="18"/>
            <w:szCs w:val="18"/>
          </w:rPr>
          <w:t>actonr@miamioh.edu</w:t>
        </w:r>
      </w:hyperlink>
      <w:r w:rsidRPr="00014850">
        <w:rPr>
          <w:sz w:val="18"/>
          <w:szCs w:val="18"/>
        </w:rPr>
        <w:t xml:space="preserve">). </w:t>
      </w:r>
      <w:r w:rsidRPr="00014850">
        <w:rPr>
          <w:b/>
          <w:bCs/>
          <w:sz w:val="18"/>
          <w:szCs w:val="18"/>
        </w:rPr>
        <w:t>Morales:</w:t>
      </w:r>
      <w:r w:rsidRPr="00014850">
        <w:rPr>
          <w:sz w:val="18"/>
          <w:szCs w:val="18"/>
        </w:rPr>
        <w:t xml:space="preserve"> Economics Program, University of Texas at Dallas, 800 W Campbell Rd, Richardson, TX, 75080 (email: </w:t>
      </w:r>
      <w:hyperlink r:id="rId2" w:history="1">
        <w:r w:rsidRPr="00014850">
          <w:rPr>
            <w:rStyle w:val="Hyperlink"/>
            <w:sz w:val="18"/>
            <w:szCs w:val="18"/>
          </w:rPr>
          <w:t>camila.morales@utdallas.edu</w:t>
        </w:r>
      </w:hyperlink>
      <w:r w:rsidRPr="00014850">
        <w:rPr>
          <w:sz w:val="18"/>
          <w:szCs w:val="18"/>
        </w:rPr>
        <w:t xml:space="preserve">). </w:t>
      </w:r>
      <w:r w:rsidRPr="00014850">
        <w:rPr>
          <w:b/>
          <w:bCs/>
          <w:sz w:val="18"/>
          <w:szCs w:val="18"/>
        </w:rPr>
        <w:t>Turner:</w:t>
      </w:r>
      <w:r w:rsidRPr="00014850">
        <w:rPr>
          <w:sz w:val="18"/>
          <w:szCs w:val="18"/>
        </w:rPr>
        <w:t xml:space="preserve"> School of Education &amp; Social Policy, Walter Annenberg Hall, 2120 Campus Drive, Evanston, IL 60208 (e-mail: </w:t>
      </w:r>
      <w:hyperlink r:id="rId3" w:history="1">
        <w:r w:rsidR="009D3C3C" w:rsidRPr="00D10C6B">
          <w:rPr>
            <w:rStyle w:val="Hyperlink"/>
            <w:sz w:val="18"/>
            <w:szCs w:val="18"/>
          </w:rPr>
          <w:t>juliaturner2027@u.northwestern.edu</w:t>
        </w:r>
      </w:hyperlink>
      <w:r w:rsidRPr="00014850">
        <w:rPr>
          <w:sz w:val="18"/>
          <w:szCs w:val="18"/>
        </w:rPr>
        <w:t>).</w:t>
      </w:r>
      <w:r w:rsidR="009D3C3C">
        <w:rPr>
          <w:sz w:val="18"/>
          <w:szCs w:val="18"/>
        </w:rPr>
        <w:t xml:space="preserve"> </w:t>
      </w:r>
      <w:r w:rsidR="009D3C3C" w:rsidRPr="00014850">
        <w:rPr>
          <w:b/>
          <w:bCs/>
          <w:sz w:val="18"/>
          <w:szCs w:val="18"/>
        </w:rPr>
        <w:t>Miller:</w:t>
      </w:r>
      <w:r w:rsidR="009D3C3C" w:rsidRPr="00014850">
        <w:rPr>
          <w:sz w:val="18"/>
          <w:szCs w:val="18"/>
        </w:rPr>
        <w:t xml:space="preserve"> Department of Economics, </w:t>
      </w:r>
      <w:r w:rsidR="009D3C3C" w:rsidRPr="00014850">
        <w:rPr>
          <w:sz w:val="18"/>
          <w:szCs w:val="18"/>
          <w:shd w:val="clear" w:color="auto" w:fill="FFFFFF"/>
        </w:rPr>
        <w:t xml:space="preserve">Darla Moore School of Business, 1014 Greene St, Columbia, SC 29208 </w:t>
      </w:r>
      <w:r w:rsidR="009D3C3C" w:rsidRPr="00014850">
        <w:rPr>
          <w:sz w:val="18"/>
          <w:szCs w:val="18"/>
        </w:rPr>
        <w:t xml:space="preserve">(email: </w:t>
      </w:r>
      <w:hyperlink r:id="rId4" w:history="1">
        <w:r w:rsidR="009D3C3C" w:rsidRPr="00014850">
          <w:rPr>
            <w:rStyle w:val="Hyperlink"/>
            <w:sz w:val="18"/>
            <w:szCs w:val="18"/>
          </w:rPr>
          <w:t>lois.miller@moore.sc.edu</w:t>
        </w:r>
      </w:hyperlink>
      <w:r w:rsidR="009D3C3C" w:rsidRPr="00014850">
        <w:rPr>
          <w:sz w:val="18"/>
          <w:szCs w:val="18"/>
        </w:rPr>
        <w:t xml:space="preserve">). </w:t>
      </w:r>
      <w:r w:rsidR="009D3C3C">
        <w:rPr>
          <w:sz w:val="18"/>
          <w:szCs w:val="18"/>
        </w:rPr>
        <w:t xml:space="preserve"> </w:t>
      </w:r>
      <w:r w:rsidR="009D3C3C" w:rsidRPr="00014850">
        <w:rPr>
          <w:b/>
          <w:bCs/>
          <w:sz w:val="18"/>
          <w:szCs w:val="18"/>
        </w:rPr>
        <w:t>Cortes:</w:t>
      </w:r>
      <w:r w:rsidR="009D3C3C" w:rsidRPr="00014850">
        <w:rPr>
          <w:sz w:val="18"/>
          <w:szCs w:val="18"/>
        </w:rPr>
        <w:t xml:space="preserve"> The Bush School of Government and Public Service, Texas A&amp;M University, 4220 TAMU, 2088 Allen Building, College Station, TX 77843 (e-mail: </w:t>
      </w:r>
      <w:hyperlink r:id="rId5" w:history="1">
        <w:r w:rsidR="009D3C3C" w:rsidRPr="00014850">
          <w:rPr>
            <w:rStyle w:val="Hyperlink"/>
            <w:sz w:val="18"/>
            <w:szCs w:val="18"/>
          </w:rPr>
          <w:t>kcortes@tamu.edu</w:t>
        </w:r>
      </w:hyperlink>
      <w:r w:rsidR="009D3C3C" w:rsidRPr="00014850">
        <w:rPr>
          <w:sz w:val="18"/>
          <w:szCs w:val="18"/>
        </w:rPr>
        <w:t xml:space="preserve">). </w:t>
      </w:r>
      <w:r w:rsidR="009D3C3C" w:rsidRPr="00E635ED">
        <w:rPr>
          <w:sz w:val="18"/>
          <w:szCs w:val="18"/>
        </w:rPr>
        <w:t>We are grateful for financial support from J-PAL North America</w:t>
      </w:r>
      <w:r w:rsidR="009D3C3C">
        <w:rPr>
          <w:sz w:val="18"/>
          <w:szCs w:val="18"/>
        </w:rPr>
        <w:t>,</w:t>
      </w:r>
      <w:r w:rsidR="009D3C3C" w:rsidRPr="00E635ED">
        <w:rPr>
          <w:sz w:val="18"/>
          <w:szCs w:val="18"/>
        </w:rPr>
        <w:t xml:space="preserve"> the Texas A&amp;M Bush School Seed Grant</w:t>
      </w:r>
      <w:r w:rsidR="009D3C3C">
        <w:rPr>
          <w:sz w:val="18"/>
          <w:szCs w:val="18"/>
        </w:rPr>
        <w:t>, and the Strada Foundation.</w:t>
      </w:r>
      <w:r w:rsidR="009D3C3C" w:rsidRPr="00E635ED">
        <w:rPr>
          <w:sz w:val="18"/>
          <w:szCs w:val="18"/>
        </w:rPr>
        <w:t xml:space="preserve"> We are also thankful for research management support from Denielle Amparado, Noreen Giga, Daneila Gómez Treviño and Amanda Lee of J-PAL. This work would not have been possible without the excellent research assistance of Annalee Debenport, Sam Ederington, Naveen Hari, Kara Jones, Luke Koulouris, Miranda Lambert, Aadya Mishra, Nina Riccardi, and Addie Taylor. We are grateful for our partnership with Dallas College, in particular, the guidance of Heather Bryant, Navi Dhaliwal, and David Mahan. We also </w:t>
      </w:r>
      <w:r w:rsidR="009D3C3C" w:rsidRPr="00E635ED">
        <w:rPr>
          <w:color w:val="000000" w:themeColor="text1"/>
          <w:sz w:val="18"/>
          <w:szCs w:val="18"/>
        </w:rPr>
        <w:t>thank Elizabeth Bell, Jessica Brown, Rajeev Darolia, Kirabo Jackson</w:t>
      </w:r>
      <w:r w:rsidR="00DC0753">
        <w:rPr>
          <w:color w:val="000000" w:themeColor="text1"/>
          <w:sz w:val="18"/>
          <w:szCs w:val="18"/>
        </w:rPr>
        <w:t>,</w:t>
      </w:r>
      <w:r w:rsidR="009D3C3C" w:rsidRPr="00E635ED">
        <w:rPr>
          <w:color w:val="000000" w:themeColor="text1"/>
          <w:sz w:val="18"/>
          <w:szCs w:val="18"/>
        </w:rPr>
        <w:t xml:space="preserve"> Andrew Simon</w:t>
      </w:r>
      <w:r w:rsidR="009D3C3C">
        <w:rPr>
          <w:color w:val="000000" w:themeColor="text1"/>
          <w:sz w:val="18"/>
          <w:szCs w:val="18"/>
        </w:rPr>
        <w:t>,</w:t>
      </w:r>
      <w:r w:rsidR="009D3C3C" w:rsidRPr="00E635ED">
        <w:rPr>
          <w:color w:val="000000" w:themeColor="text1"/>
          <w:sz w:val="18"/>
          <w:szCs w:val="18"/>
        </w:rPr>
        <w:t xml:space="preserve"> </w:t>
      </w:r>
      <w:r w:rsidRPr="00014850">
        <w:rPr>
          <w:color w:val="000000" w:themeColor="text1"/>
          <w:sz w:val="18"/>
          <w:szCs w:val="18"/>
        </w:rPr>
        <w:t>and conference</w:t>
      </w:r>
      <w:r w:rsidR="009D3C3C">
        <w:rPr>
          <w:color w:val="000000" w:themeColor="text1"/>
          <w:sz w:val="18"/>
          <w:szCs w:val="18"/>
        </w:rPr>
        <w:t xml:space="preserve"> and seminar</w:t>
      </w:r>
      <w:r w:rsidRPr="00014850">
        <w:rPr>
          <w:color w:val="000000" w:themeColor="text1"/>
          <w:sz w:val="18"/>
          <w:szCs w:val="18"/>
        </w:rPr>
        <w:t xml:space="preserve"> participants at </w:t>
      </w:r>
      <w:r w:rsidR="009D3C3C">
        <w:rPr>
          <w:color w:val="000000" w:themeColor="text1"/>
          <w:sz w:val="18"/>
          <w:szCs w:val="18"/>
        </w:rPr>
        <w:t xml:space="preserve">the </w:t>
      </w:r>
      <w:r w:rsidRPr="00014850">
        <w:rPr>
          <w:color w:val="000000" w:themeColor="text1"/>
          <w:sz w:val="18"/>
          <w:szCs w:val="18"/>
        </w:rPr>
        <w:t>MidSouth Education Policy Workshop</w:t>
      </w:r>
      <w:r w:rsidR="009D3C3C">
        <w:rPr>
          <w:color w:val="000000" w:themeColor="text1"/>
          <w:sz w:val="18"/>
          <w:szCs w:val="18"/>
        </w:rPr>
        <w:t xml:space="preserve">, the Opportunity for Inclusive Growth Early Career Researcher Day, the Association for Public Policy Analysis and Management, </w:t>
      </w:r>
      <w:r w:rsidR="00DC0753">
        <w:rPr>
          <w:color w:val="000000" w:themeColor="text1"/>
          <w:sz w:val="18"/>
          <w:szCs w:val="18"/>
        </w:rPr>
        <w:t xml:space="preserve">Northwestern University, </w:t>
      </w:r>
      <w:r w:rsidR="009D3C3C">
        <w:rPr>
          <w:color w:val="000000" w:themeColor="text1"/>
          <w:sz w:val="18"/>
          <w:szCs w:val="18"/>
        </w:rPr>
        <w:t xml:space="preserve">and Clemson University. </w:t>
      </w:r>
      <w:r w:rsidRPr="00014850">
        <w:rPr>
          <w:color w:val="000000" w:themeColor="text1"/>
          <w:sz w:val="18"/>
          <w:szCs w:val="18"/>
        </w:rPr>
        <w:t xml:space="preserve"> for their helpful comments and suggestions. </w:t>
      </w:r>
      <w:r w:rsidRPr="00014850">
        <w:rPr>
          <w:color w:val="000000" w:themeColor="text1"/>
          <w:sz w:val="18"/>
          <w:szCs w:val="18"/>
          <w:shd w:val="clear" w:color="auto" w:fill="FFFFFF"/>
        </w:rPr>
        <w:t xml:space="preserve">Institutional support was provided by Miami University, </w:t>
      </w:r>
      <w:r w:rsidR="009D3C3C" w:rsidRPr="00014850">
        <w:rPr>
          <w:sz w:val="18"/>
          <w:szCs w:val="18"/>
        </w:rPr>
        <w:t>University of Texas at Dallas</w:t>
      </w:r>
      <w:r w:rsidR="009D3C3C" w:rsidRPr="00014850">
        <w:rPr>
          <w:color w:val="000000" w:themeColor="text1"/>
          <w:sz w:val="18"/>
          <w:szCs w:val="18"/>
          <w:shd w:val="clear" w:color="auto" w:fill="FFFFFF"/>
        </w:rPr>
        <w:t>,</w:t>
      </w:r>
      <w:r w:rsidR="009D3C3C">
        <w:rPr>
          <w:color w:val="000000" w:themeColor="text1"/>
          <w:sz w:val="18"/>
          <w:szCs w:val="18"/>
          <w:shd w:val="clear" w:color="auto" w:fill="FFFFFF"/>
        </w:rPr>
        <w:t xml:space="preserve"> </w:t>
      </w:r>
      <w:r w:rsidR="009D3C3C" w:rsidRPr="00014850">
        <w:rPr>
          <w:sz w:val="18"/>
          <w:szCs w:val="18"/>
        </w:rPr>
        <w:t>Northwestern University</w:t>
      </w:r>
      <w:r w:rsidR="009D3C3C">
        <w:rPr>
          <w:color w:val="000000" w:themeColor="text1"/>
          <w:sz w:val="18"/>
          <w:szCs w:val="18"/>
          <w:shd w:val="clear" w:color="auto" w:fill="FFFFFF"/>
        </w:rPr>
        <w:t>,</w:t>
      </w:r>
      <w:r w:rsidR="009D3C3C" w:rsidRPr="00014850">
        <w:rPr>
          <w:color w:val="000000" w:themeColor="text1"/>
          <w:sz w:val="18"/>
          <w:szCs w:val="18"/>
          <w:shd w:val="clear" w:color="auto" w:fill="FFFFFF"/>
        </w:rPr>
        <w:t xml:space="preserve"> </w:t>
      </w:r>
      <w:r w:rsidRPr="00014850">
        <w:rPr>
          <w:color w:val="000000" w:themeColor="text1"/>
          <w:sz w:val="18"/>
          <w:szCs w:val="18"/>
          <w:shd w:val="clear" w:color="auto" w:fill="FFFFFF"/>
        </w:rPr>
        <w:t xml:space="preserve">University of South Carolina, </w:t>
      </w:r>
      <w:r w:rsidR="009D3C3C">
        <w:rPr>
          <w:color w:val="000000" w:themeColor="text1"/>
          <w:sz w:val="18"/>
          <w:szCs w:val="18"/>
          <w:shd w:val="clear" w:color="auto" w:fill="FFFFFF"/>
        </w:rPr>
        <w:t xml:space="preserve">and </w:t>
      </w:r>
      <w:r w:rsidRPr="00014850">
        <w:rPr>
          <w:color w:val="000000" w:themeColor="text1"/>
          <w:sz w:val="18"/>
          <w:szCs w:val="18"/>
          <w:shd w:val="clear" w:color="auto" w:fill="FFFFFF"/>
        </w:rPr>
        <w:t>Texas A&amp;M University</w:t>
      </w:r>
      <w:r w:rsidR="009D3C3C">
        <w:rPr>
          <w:color w:val="000000" w:themeColor="text1"/>
          <w:sz w:val="18"/>
          <w:szCs w:val="18"/>
          <w:shd w:val="clear" w:color="auto" w:fill="FFFFFF"/>
        </w:rPr>
        <w:t>.</w:t>
      </w:r>
    </w:p>
  </w:footnote>
  <w:footnote w:id="2">
    <w:p w14:paraId="6FC42D04" w14:textId="45177D39" w:rsidR="00E8658E" w:rsidRPr="001D2F4E" w:rsidRDefault="00E8658E" w:rsidP="00E635ED">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Pr="001D2F4E">
        <w:rPr>
          <w:rFonts w:ascii="Times New Roman" w:hAnsi="Times New Roman" w:cs="Times New Roman"/>
        </w:rPr>
        <w:t xml:space="preserve"> Several more states are actively considering legislation that would authorize the introduction or expansion of CCB programs (</w:t>
      </w:r>
      <w:r w:rsidR="00A05431" w:rsidRPr="001D2F4E">
        <w:rPr>
          <w:rFonts w:ascii="Times New Roman" w:hAnsi="Times New Roman" w:cs="Times New Roman"/>
        </w:rPr>
        <w:t>Draisey, 2025</w:t>
      </w:r>
      <w:r w:rsidRPr="001D2F4E">
        <w:rPr>
          <w:rFonts w:ascii="Times New Roman" w:hAnsi="Times New Roman" w:cs="Times New Roman"/>
        </w:rPr>
        <w:t>).</w:t>
      </w:r>
    </w:p>
  </w:footnote>
  <w:footnote w:id="3">
    <w:p w14:paraId="68F106F7" w14:textId="580F7348" w:rsidR="00D84B0A" w:rsidRPr="001D2F4E" w:rsidRDefault="00D84B0A" w:rsidP="00E635ED">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Pr="001D2F4E">
        <w:rPr>
          <w:rFonts w:ascii="Times New Roman" w:hAnsi="Times New Roman" w:cs="Times New Roman"/>
        </w:rPr>
        <w:t xml:space="preserve"> The most common reason for not being able to successfully submit resumes to a job posting was the requirement of social security numbers in the application.</w:t>
      </w:r>
    </w:p>
  </w:footnote>
  <w:footnote w:id="4">
    <w:p w14:paraId="7B9BE8E7" w14:textId="4DB066BD" w:rsidR="00804F61" w:rsidRPr="00555FD3" w:rsidRDefault="00804F61" w:rsidP="00804F61">
      <w:pPr>
        <w:pStyle w:val="FootnoteText"/>
        <w:rPr>
          <w:rFonts w:ascii="Times New Roman" w:hAnsi="Times New Roman" w:cs="Times New Roman"/>
        </w:rPr>
      </w:pPr>
      <w:r w:rsidRPr="00555FD3">
        <w:rPr>
          <w:rStyle w:val="FootnoteReference"/>
          <w:rFonts w:ascii="Times New Roman" w:hAnsi="Times New Roman" w:cs="Times New Roman"/>
        </w:rPr>
        <w:footnoteRef/>
      </w:r>
      <w:r w:rsidRPr="00555FD3">
        <w:rPr>
          <w:rFonts w:ascii="Times New Roman" w:hAnsi="Times New Roman" w:cs="Times New Roman"/>
        </w:rPr>
        <w:t xml:space="preserve"> Note also that we fail to reject that all three degree types are equal, </w:t>
      </w:r>
      <w:r>
        <w:rPr>
          <w:rFonts w:ascii="Times New Roman" w:hAnsi="Times New Roman" w:cs="Times New Roman"/>
        </w:rPr>
        <w:t>as well as</w:t>
      </w:r>
      <w:r w:rsidRPr="00555FD3">
        <w:rPr>
          <w:rFonts w:ascii="Times New Roman" w:hAnsi="Times New Roman" w:cs="Times New Roman"/>
        </w:rPr>
        <w:t xml:space="preserve"> the pairwise difference of associate</w:t>
      </w:r>
      <w:r w:rsidR="00764111">
        <w:rPr>
          <w:rFonts w:ascii="Times New Roman" w:hAnsi="Times New Roman" w:cs="Times New Roman"/>
        </w:rPr>
        <w:t xml:space="preserve"> </w:t>
      </w:r>
      <w:r w:rsidRPr="00555FD3">
        <w:rPr>
          <w:rFonts w:ascii="Times New Roman" w:hAnsi="Times New Roman" w:cs="Times New Roman"/>
        </w:rPr>
        <w:t>and traditional bachelor’s holders.</w:t>
      </w:r>
    </w:p>
  </w:footnote>
  <w:footnote w:id="5">
    <w:p w14:paraId="0A802E3D" w14:textId="701ED473" w:rsidR="00081626" w:rsidRPr="001D2F4E" w:rsidRDefault="00081626" w:rsidP="00E635ED">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Pr="001D2F4E">
        <w:rPr>
          <w:rFonts w:ascii="Times New Roman" w:hAnsi="Times New Roman" w:cs="Times New Roman"/>
        </w:rPr>
        <w:t xml:space="preserve"> In addition to these standardized fields across postings, the RAs also collected any text that was included with the posting. These messages often included information about the job responsibilities and requirements not included in standardized fields. There is potential for future analysis using these text data. </w:t>
      </w:r>
    </w:p>
  </w:footnote>
  <w:footnote w:id="6">
    <w:p w14:paraId="00D75410" w14:textId="4AED3FA0" w:rsidR="00C9521A" w:rsidRPr="001D2F4E" w:rsidRDefault="00C9521A" w:rsidP="00E635ED">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Pr="001D2F4E">
        <w:rPr>
          <w:rFonts w:ascii="Times New Roman" w:hAnsi="Times New Roman" w:cs="Times New Roman"/>
        </w:rPr>
        <w:t xml:space="preserve"> Birthdates were randomly assigned to make the applicants between 23 and 24 years old. Birthdates were not included on </w:t>
      </w:r>
      <w:r w:rsidR="00D514CB" w:rsidRPr="001D2F4E">
        <w:rPr>
          <w:rFonts w:ascii="Times New Roman" w:hAnsi="Times New Roman" w:cs="Times New Roman"/>
        </w:rPr>
        <w:t>resumes but</w:t>
      </w:r>
      <w:r w:rsidRPr="001D2F4E">
        <w:rPr>
          <w:rFonts w:ascii="Times New Roman" w:hAnsi="Times New Roman" w:cs="Times New Roman"/>
        </w:rPr>
        <w:t xml:space="preserve"> were used if requested in the job application.</w:t>
      </w:r>
    </w:p>
  </w:footnote>
  <w:footnote w:id="7">
    <w:p w14:paraId="1BC8D9BF" w14:textId="7A33F19D" w:rsidR="00C9521A" w:rsidRPr="001D2F4E" w:rsidRDefault="00C9521A" w:rsidP="00E635ED">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00082807">
        <w:rPr>
          <w:rFonts w:ascii="Times New Roman" w:hAnsi="Times New Roman" w:cs="Times New Roman"/>
        </w:rPr>
        <w:t xml:space="preserve"> </w:t>
      </w:r>
      <w:r w:rsidR="00D514CB" w:rsidRPr="001D2F4E">
        <w:rPr>
          <w:rFonts w:ascii="Times New Roman" w:hAnsi="Times New Roman" w:cs="Times New Roman"/>
        </w:rPr>
        <w:t>When applying to jobs and creating applicant profiles, incognito windows were used so that the submitting RA’s IP location could not be collected. This, we believed, help minimize risk of detection.</w:t>
      </w:r>
    </w:p>
  </w:footnote>
  <w:footnote w:id="8">
    <w:p w14:paraId="63F2BBC4" w14:textId="58E7227F" w:rsidR="003519BE" w:rsidRPr="001D2F4E" w:rsidRDefault="003519BE" w:rsidP="00E635ED">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Pr="001D2F4E">
        <w:rPr>
          <w:rFonts w:ascii="Times New Roman" w:hAnsi="Times New Roman" w:cs="Times New Roman"/>
        </w:rPr>
        <w:t xml:space="preserve"> This choice of experience site was chosen after conversations with partners at Dallas College, who expressed that the nearby public school districts were the most common place for students to complete their student teaching requirements. </w:t>
      </w:r>
    </w:p>
  </w:footnote>
  <w:footnote w:id="9">
    <w:p w14:paraId="17C88D02" w14:textId="419D40FA" w:rsidR="00082242" w:rsidRPr="001D2F4E" w:rsidRDefault="00082242" w:rsidP="00E635ED">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Pr="001D2F4E">
        <w:rPr>
          <w:rFonts w:ascii="Times New Roman" w:hAnsi="Times New Roman" w:cs="Times New Roman"/>
        </w:rPr>
        <w:t xml:space="preserve"> Note that resume submissions in this instance collapses 2-3 resumes submitted to a single job posting down to a single submission.</w:t>
      </w:r>
    </w:p>
  </w:footnote>
  <w:footnote w:id="10">
    <w:p w14:paraId="168DC936" w14:textId="77777777" w:rsidR="00BB75C3" w:rsidRPr="00555FD3" w:rsidRDefault="00BB75C3" w:rsidP="00BB75C3">
      <w:pPr>
        <w:pStyle w:val="FootnoteText"/>
        <w:rPr>
          <w:rFonts w:ascii="Times New Roman" w:hAnsi="Times New Roman" w:cs="Times New Roman"/>
        </w:rPr>
      </w:pPr>
      <w:r w:rsidRPr="00555FD3">
        <w:rPr>
          <w:rStyle w:val="FootnoteReference"/>
          <w:rFonts w:ascii="Times New Roman" w:hAnsi="Times New Roman" w:cs="Times New Roman"/>
        </w:rPr>
        <w:footnoteRef/>
      </w:r>
      <w:r w:rsidRPr="00555FD3">
        <w:rPr>
          <w:rFonts w:ascii="Times New Roman" w:hAnsi="Times New Roman" w:cs="Times New Roman"/>
        </w:rPr>
        <w:t xml:space="preserve"> Specifically, 131 (8 percent) of  job postings indicated that a bachelor’s degree was required. The remaining job postings either did not list an education requirement (38 percent)  or listed a lower level of required education. </w:t>
      </w:r>
    </w:p>
  </w:footnote>
  <w:footnote w:id="11">
    <w:p w14:paraId="32602C30" w14:textId="15F28ABD" w:rsidR="00223B38" w:rsidRPr="001D2F4E" w:rsidRDefault="00223B38" w:rsidP="00E635ED">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Pr="001D2F4E">
        <w:rPr>
          <w:rFonts w:ascii="Times New Roman" w:hAnsi="Times New Roman" w:cs="Times New Roman"/>
        </w:rPr>
        <w:t xml:space="preserve"> </w:t>
      </w:r>
      <w:r w:rsidRPr="001D2F4E">
        <w:rPr>
          <w:rFonts w:ascii="Times New Roman" w:eastAsia="Times New Roman" w:hAnsi="Times New Roman" w:cs="Times New Roman"/>
          <w:color w:val="000000" w:themeColor="text1"/>
        </w:rPr>
        <w:t>Note that we randomize race/ethnicity across posting in order to minimize the number of resumes sent to each employer</w:t>
      </w:r>
      <w:r w:rsidRPr="001D2F4E">
        <w:rPr>
          <w:rFonts w:ascii="Times New Roman" w:hAnsi="Times New Roman" w:cs="Times New Roman"/>
        </w:rPr>
        <w:t xml:space="preserve"> (i.e., to avoid sending 9 resumes to each employer (one for each race-education pair)</w:t>
      </w:r>
      <w:r w:rsidR="006C33BA" w:rsidRPr="001D2F4E">
        <w:rPr>
          <w:rFonts w:ascii="Times New Roman" w:hAnsi="Times New Roman" w:cs="Times New Roman"/>
        </w:rPr>
        <w:t>)</w:t>
      </w:r>
      <w:r w:rsidRPr="001D2F4E">
        <w:rPr>
          <w:rFonts w:ascii="Times New Roman" w:hAnsi="Times New Roman" w:cs="Times New Roman"/>
        </w:rPr>
        <w:t>.</w:t>
      </w:r>
    </w:p>
  </w:footnote>
  <w:footnote w:id="12">
    <w:p w14:paraId="5FBF745B" w14:textId="0CC2CD05" w:rsidR="00FA6B52" w:rsidRPr="001D2F4E" w:rsidRDefault="00FA6B52" w:rsidP="001D2F4E">
      <w:pPr>
        <w:pStyle w:val="FootnoteText"/>
        <w:jc w:val="both"/>
        <w:rPr>
          <w:rFonts w:ascii="Times New Roman" w:hAnsi="Times New Roman" w:cs="Times New Roman"/>
        </w:rPr>
      </w:pPr>
      <w:r w:rsidRPr="001D2F4E">
        <w:rPr>
          <w:rStyle w:val="FootnoteReference"/>
          <w:rFonts w:ascii="Times New Roman" w:hAnsi="Times New Roman" w:cs="Times New Roman"/>
        </w:rPr>
        <w:footnoteRef/>
      </w:r>
      <w:r w:rsidRPr="001D2F4E">
        <w:rPr>
          <w:rFonts w:ascii="Times New Roman" w:hAnsi="Times New Roman" w:cs="Times New Roman"/>
        </w:rPr>
        <w:t xml:space="preserve"> </w:t>
      </w:r>
      <w:r w:rsidRPr="001D2F4E">
        <w:rPr>
          <w:rFonts w:ascii="Times New Roman" w:eastAsia="Times New Roman" w:hAnsi="Times New Roman" w:cs="Times New Roman"/>
          <w:lang w:val="en"/>
        </w:rPr>
        <w:t xml:space="preserve">We use “callbacks” as shorthand for contact from the hiring employer. Nearly </w:t>
      </w:r>
      <w:r w:rsidR="00A448B5">
        <w:rPr>
          <w:rFonts w:ascii="Times New Roman" w:eastAsia="Times New Roman" w:hAnsi="Times New Roman" w:cs="Times New Roman"/>
          <w:lang w:val="en"/>
        </w:rPr>
        <w:t>70</w:t>
      </w:r>
      <w:r w:rsidRPr="001D2F4E">
        <w:rPr>
          <w:rFonts w:ascii="Times New Roman" w:eastAsia="Times New Roman" w:hAnsi="Times New Roman" w:cs="Times New Roman"/>
          <w:lang w:val="en"/>
        </w:rPr>
        <w:t xml:space="preserve">% of the time, this contact </w:t>
      </w:r>
      <w:r w:rsidR="001667C7">
        <w:rPr>
          <w:rFonts w:ascii="Times New Roman" w:eastAsia="Times New Roman" w:hAnsi="Times New Roman" w:cs="Times New Roman"/>
          <w:lang w:val="en"/>
        </w:rPr>
        <w:t>is</w:t>
      </w:r>
      <w:r w:rsidRPr="001D2F4E">
        <w:rPr>
          <w:rFonts w:ascii="Times New Roman" w:eastAsia="Times New Roman" w:hAnsi="Times New Roman" w:cs="Times New Roman"/>
          <w:lang w:val="en"/>
        </w:rPr>
        <w:t xml:space="preserve"> in the form of email communication to the applicant.</w:t>
      </w:r>
      <w:r w:rsidR="00A448B5">
        <w:rPr>
          <w:rFonts w:ascii="Times New Roman" w:eastAsia="Times New Roman" w:hAnsi="Times New Roman" w:cs="Times New Roman"/>
          <w:lang w:val="en"/>
        </w:rPr>
        <w:t xml:space="preserve"> Under 10% of callbacks come in the form of phone calls to the applicant. The other 20% are communicated via the job posting platform.</w:t>
      </w:r>
    </w:p>
  </w:footnote>
  <w:footnote w:id="13">
    <w:p w14:paraId="55ACC051" w14:textId="3C7A80E0" w:rsidR="00D75FD1" w:rsidRPr="009019CD" w:rsidRDefault="00D75FD1">
      <w:pPr>
        <w:pStyle w:val="FootnoteText"/>
        <w:rPr>
          <w:rFonts w:ascii="Times New Roman" w:hAnsi="Times New Roman" w:cs="Times New Roman"/>
        </w:rPr>
      </w:pPr>
      <w:r w:rsidRPr="009019CD">
        <w:rPr>
          <w:rStyle w:val="FootnoteReference"/>
          <w:rFonts w:ascii="Times New Roman" w:hAnsi="Times New Roman" w:cs="Times New Roman"/>
        </w:rPr>
        <w:footnoteRef/>
      </w:r>
      <w:r w:rsidRPr="009019CD">
        <w:rPr>
          <w:rFonts w:ascii="Times New Roman" w:hAnsi="Times New Roman" w:cs="Times New Roman"/>
        </w:rPr>
        <w:t xml:space="preserve"> Note also that we fail to reject that all three degree types are equal, </w:t>
      </w:r>
      <w:r>
        <w:rPr>
          <w:rFonts w:ascii="Times New Roman" w:hAnsi="Times New Roman" w:cs="Times New Roman"/>
        </w:rPr>
        <w:t>as well as</w:t>
      </w:r>
      <w:r w:rsidRPr="009019CD">
        <w:rPr>
          <w:rFonts w:ascii="Times New Roman" w:hAnsi="Times New Roman" w:cs="Times New Roman"/>
        </w:rPr>
        <w:t xml:space="preserve"> the pairwise difference of associate and traditional bachelor’s holders.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44B"/>
    <w:multiLevelType w:val="multilevel"/>
    <w:tmpl w:val="B66C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45A54"/>
    <w:multiLevelType w:val="multilevel"/>
    <w:tmpl w:val="3718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1598F"/>
    <w:multiLevelType w:val="multilevel"/>
    <w:tmpl w:val="1A00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C4BF0"/>
    <w:multiLevelType w:val="multilevel"/>
    <w:tmpl w:val="1B3C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D6528"/>
    <w:multiLevelType w:val="hybridMultilevel"/>
    <w:tmpl w:val="39DAD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366440"/>
    <w:multiLevelType w:val="hybridMultilevel"/>
    <w:tmpl w:val="5D40D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8A71B2"/>
    <w:multiLevelType w:val="hybridMultilevel"/>
    <w:tmpl w:val="000C0588"/>
    <w:lvl w:ilvl="0" w:tplc="F92E0E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EE3167"/>
    <w:multiLevelType w:val="multilevel"/>
    <w:tmpl w:val="F020BD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50950">
    <w:abstractNumId w:val="6"/>
  </w:num>
  <w:num w:numId="2" w16cid:durableId="771242152">
    <w:abstractNumId w:val="4"/>
  </w:num>
  <w:num w:numId="3" w16cid:durableId="1809586232">
    <w:abstractNumId w:val="7"/>
  </w:num>
  <w:num w:numId="4" w16cid:durableId="1155687557">
    <w:abstractNumId w:val="1"/>
  </w:num>
  <w:num w:numId="5" w16cid:durableId="654457000">
    <w:abstractNumId w:val="2"/>
  </w:num>
  <w:num w:numId="6" w16cid:durableId="1236549655">
    <w:abstractNumId w:val="3"/>
  </w:num>
  <w:num w:numId="7" w16cid:durableId="1683898770">
    <w:abstractNumId w:val="0"/>
  </w:num>
  <w:num w:numId="8" w16cid:durableId="162477571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ler, Lois">
    <w15:presenceInfo w15:providerId="AD" w15:userId="S::LOIS.MILLER@moore.sc.edu::b8a8c514-b7aa-4c7d-a1b3-5c8a354f86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wsDCysDCzMDY3NTFQ0lEKTi0uzszPAykwqQUAhmCpqSwAAAA="/>
  </w:docVars>
  <w:rsids>
    <w:rsidRoot w:val="00EE6183"/>
    <w:rsid w:val="00000A44"/>
    <w:rsid w:val="00006334"/>
    <w:rsid w:val="00014850"/>
    <w:rsid w:val="000176F7"/>
    <w:rsid w:val="00022B53"/>
    <w:rsid w:val="00023B62"/>
    <w:rsid w:val="00032ADD"/>
    <w:rsid w:val="000402E4"/>
    <w:rsid w:val="00044AFB"/>
    <w:rsid w:val="00045248"/>
    <w:rsid w:val="000471AD"/>
    <w:rsid w:val="00051611"/>
    <w:rsid w:val="0005401C"/>
    <w:rsid w:val="0006636C"/>
    <w:rsid w:val="000719D4"/>
    <w:rsid w:val="00073A80"/>
    <w:rsid w:val="00081626"/>
    <w:rsid w:val="00082242"/>
    <w:rsid w:val="00082807"/>
    <w:rsid w:val="000A2B9C"/>
    <w:rsid w:val="000B2166"/>
    <w:rsid w:val="000B4E4D"/>
    <w:rsid w:val="000B6764"/>
    <w:rsid w:val="000B7C92"/>
    <w:rsid w:val="000D5418"/>
    <w:rsid w:val="000E1EEF"/>
    <w:rsid w:val="000E2B9D"/>
    <w:rsid w:val="000E351D"/>
    <w:rsid w:val="000E590F"/>
    <w:rsid w:val="000F3703"/>
    <w:rsid w:val="00102E35"/>
    <w:rsid w:val="001451DC"/>
    <w:rsid w:val="00146E6B"/>
    <w:rsid w:val="00155692"/>
    <w:rsid w:val="00155B9D"/>
    <w:rsid w:val="00155D0A"/>
    <w:rsid w:val="001638F1"/>
    <w:rsid w:val="001667C7"/>
    <w:rsid w:val="00177E2D"/>
    <w:rsid w:val="00185F67"/>
    <w:rsid w:val="00186484"/>
    <w:rsid w:val="00195D22"/>
    <w:rsid w:val="001A17FF"/>
    <w:rsid w:val="001B622A"/>
    <w:rsid w:val="001C56CD"/>
    <w:rsid w:val="001C7086"/>
    <w:rsid w:val="001D2F4E"/>
    <w:rsid w:val="001E023F"/>
    <w:rsid w:val="001E070B"/>
    <w:rsid w:val="001F18EE"/>
    <w:rsid w:val="001F2881"/>
    <w:rsid w:val="001F3257"/>
    <w:rsid w:val="001F6B51"/>
    <w:rsid w:val="001F7C1D"/>
    <w:rsid w:val="002039CE"/>
    <w:rsid w:val="00203AF4"/>
    <w:rsid w:val="00205B1D"/>
    <w:rsid w:val="00217CD7"/>
    <w:rsid w:val="00223B38"/>
    <w:rsid w:val="00241BA6"/>
    <w:rsid w:val="00253772"/>
    <w:rsid w:val="002602B2"/>
    <w:rsid w:val="00261D48"/>
    <w:rsid w:val="002627EE"/>
    <w:rsid w:val="002637B2"/>
    <w:rsid w:val="002643EE"/>
    <w:rsid w:val="00272FC0"/>
    <w:rsid w:val="002732D9"/>
    <w:rsid w:val="002A571B"/>
    <w:rsid w:val="002B4910"/>
    <w:rsid w:val="002B724B"/>
    <w:rsid w:val="002C4309"/>
    <w:rsid w:val="002D1FE1"/>
    <w:rsid w:val="002D4BAC"/>
    <w:rsid w:val="002D4C79"/>
    <w:rsid w:val="0031348A"/>
    <w:rsid w:val="003204C9"/>
    <w:rsid w:val="00332F21"/>
    <w:rsid w:val="00335953"/>
    <w:rsid w:val="003519BE"/>
    <w:rsid w:val="0035251D"/>
    <w:rsid w:val="00352A92"/>
    <w:rsid w:val="0036010D"/>
    <w:rsid w:val="00370B0B"/>
    <w:rsid w:val="00387A2E"/>
    <w:rsid w:val="003919A1"/>
    <w:rsid w:val="003A0E11"/>
    <w:rsid w:val="003B1F27"/>
    <w:rsid w:val="003B472A"/>
    <w:rsid w:val="003B609F"/>
    <w:rsid w:val="003B6AED"/>
    <w:rsid w:val="003B7569"/>
    <w:rsid w:val="003B7D58"/>
    <w:rsid w:val="003C0E66"/>
    <w:rsid w:val="003C4B4E"/>
    <w:rsid w:val="003D32AC"/>
    <w:rsid w:val="003D7C8F"/>
    <w:rsid w:val="003F2B4F"/>
    <w:rsid w:val="004161E0"/>
    <w:rsid w:val="004255A1"/>
    <w:rsid w:val="00431F62"/>
    <w:rsid w:val="0043347B"/>
    <w:rsid w:val="00436F0A"/>
    <w:rsid w:val="00441378"/>
    <w:rsid w:val="00444775"/>
    <w:rsid w:val="00445A53"/>
    <w:rsid w:val="00451014"/>
    <w:rsid w:val="00467D58"/>
    <w:rsid w:val="0047231B"/>
    <w:rsid w:val="00481634"/>
    <w:rsid w:val="00482F64"/>
    <w:rsid w:val="00491D7A"/>
    <w:rsid w:val="004A0836"/>
    <w:rsid w:val="004B12AD"/>
    <w:rsid w:val="004B55CF"/>
    <w:rsid w:val="004B7FD1"/>
    <w:rsid w:val="004D1DB1"/>
    <w:rsid w:val="004E03B2"/>
    <w:rsid w:val="004E03F1"/>
    <w:rsid w:val="004E15D2"/>
    <w:rsid w:val="004E6C4E"/>
    <w:rsid w:val="004F76D3"/>
    <w:rsid w:val="004F7A48"/>
    <w:rsid w:val="005042B6"/>
    <w:rsid w:val="00510CD2"/>
    <w:rsid w:val="005178BB"/>
    <w:rsid w:val="005234C2"/>
    <w:rsid w:val="005356E3"/>
    <w:rsid w:val="00541D74"/>
    <w:rsid w:val="005426A1"/>
    <w:rsid w:val="00550DF2"/>
    <w:rsid w:val="005536F3"/>
    <w:rsid w:val="00563CCB"/>
    <w:rsid w:val="0056493A"/>
    <w:rsid w:val="00572D2A"/>
    <w:rsid w:val="0059529E"/>
    <w:rsid w:val="00596134"/>
    <w:rsid w:val="00597683"/>
    <w:rsid w:val="005C497F"/>
    <w:rsid w:val="005C4E34"/>
    <w:rsid w:val="005C66AD"/>
    <w:rsid w:val="005D4EDB"/>
    <w:rsid w:val="005D71D5"/>
    <w:rsid w:val="005F52C0"/>
    <w:rsid w:val="005F689F"/>
    <w:rsid w:val="005F6FCC"/>
    <w:rsid w:val="00613D20"/>
    <w:rsid w:val="00623A4D"/>
    <w:rsid w:val="00624BCA"/>
    <w:rsid w:val="00627108"/>
    <w:rsid w:val="0063005D"/>
    <w:rsid w:val="006303F4"/>
    <w:rsid w:val="00643F27"/>
    <w:rsid w:val="0065386F"/>
    <w:rsid w:val="0065448A"/>
    <w:rsid w:val="00656FA5"/>
    <w:rsid w:val="0066440A"/>
    <w:rsid w:val="0066620E"/>
    <w:rsid w:val="006729E3"/>
    <w:rsid w:val="006823F6"/>
    <w:rsid w:val="006835B9"/>
    <w:rsid w:val="006838B4"/>
    <w:rsid w:val="00694707"/>
    <w:rsid w:val="006B3EAF"/>
    <w:rsid w:val="006C33BA"/>
    <w:rsid w:val="006D1B71"/>
    <w:rsid w:val="006D2395"/>
    <w:rsid w:val="006D43F0"/>
    <w:rsid w:val="006F33D0"/>
    <w:rsid w:val="006F3699"/>
    <w:rsid w:val="006F6666"/>
    <w:rsid w:val="006F6734"/>
    <w:rsid w:val="006F7E21"/>
    <w:rsid w:val="00707919"/>
    <w:rsid w:val="0071317D"/>
    <w:rsid w:val="007207FF"/>
    <w:rsid w:val="00720A83"/>
    <w:rsid w:val="00727405"/>
    <w:rsid w:val="007343B1"/>
    <w:rsid w:val="00742FE0"/>
    <w:rsid w:val="00743708"/>
    <w:rsid w:val="00745BC7"/>
    <w:rsid w:val="0074630E"/>
    <w:rsid w:val="00752FE2"/>
    <w:rsid w:val="00757E77"/>
    <w:rsid w:val="007616B8"/>
    <w:rsid w:val="007627D2"/>
    <w:rsid w:val="00763DC0"/>
    <w:rsid w:val="00764111"/>
    <w:rsid w:val="00770EDB"/>
    <w:rsid w:val="007911FD"/>
    <w:rsid w:val="007914C8"/>
    <w:rsid w:val="007916BE"/>
    <w:rsid w:val="00796A9B"/>
    <w:rsid w:val="007A1D55"/>
    <w:rsid w:val="007A5479"/>
    <w:rsid w:val="007B6447"/>
    <w:rsid w:val="007C7F83"/>
    <w:rsid w:val="007E4D32"/>
    <w:rsid w:val="007E4E8A"/>
    <w:rsid w:val="007F1115"/>
    <w:rsid w:val="007F4D7B"/>
    <w:rsid w:val="00803C5E"/>
    <w:rsid w:val="00804F61"/>
    <w:rsid w:val="0082739B"/>
    <w:rsid w:val="0084352B"/>
    <w:rsid w:val="00844B6C"/>
    <w:rsid w:val="008500BA"/>
    <w:rsid w:val="008608B7"/>
    <w:rsid w:val="00865BDE"/>
    <w:rsid w:val="00871B92"/>
    <w:rsid w:val="0087442D"/>
    <w:rsid w:val="00875DB2"/>
    <w:rsid w:val="008921A5"/>
    <w:rsid w:val="008A051A"/>
    <w:rsid w:val="008A056B"/>
    <w:rsid w:val="008A2A0D"/>
    <w:rsid w:val="008A5F21"/>
    <w:rsid w:val="008B4ED9"/>
    <w:rsid w:val="008C46B5"/>
    <w:rsid w:val="008D3DF6"/>
    <w:rsid w:val="008D7245"/>
    <w:rsid w:val="008E5653"/>
    <w:rsid w:val="00900400"/>
    <w:rsid w:val="0090063A"/>
    <w:rsid w:val="009019CD"/>
    <w:rsid w:val="00912A3D"/>
    <w:rsid w:val="00930FE5"/>
    <w:rsid w:val="00934A42"/>
    <w:rsid w:val="00940212"/>
    <w:rsid w:val="00944657"/>
    <w:rsid w:val="00960837"/>
    <w:rsid w:val="0096527F"/>
    <w:rsid w:val="00965AE8"/>
    <w:rsid w:val="00967012"/>
    <w:rsid w:val="00970BC5"/>
    <w:rsid w:val="00974BA5"/>
    <w:rsid w:val="009810ED"/>
    <w:rsid w:val="00981102"/>
    <w:rsid w:val="00992935"/>
    <w:rsid w:val="009929D3"/>
    <w:rsid w:val="009A14E1"/>
    <w:rsid w:val="009A3D48"/>
    <w:rsid w:val="009B059F"/>
    <w:rsid w:val="009B3954"/>
    <w:rsid w:val="009C6A90"/>
    <w:rsid w:val="009D3C3C"/>
    <w:rsid w:val="009E0B39"/>
    <w:rsid w:val="009E3D82"/>
    <w:rsid w:val="009E5252"/>
    <w:rsid w:val="009E678D"/>
    <w:rsid w:val="009F11C1"/>
    <w:rsid w:val="009F48DF"/>
    <w:rsid w:val="009F5AC4"/>
    <w:rsid w:val="00A00613"/>
    <w:rsid w:val="00A0091D"/>
    <w:rsid w:val="00A04116"/>
    <w:rsid w:val="00A044F5"/>
    <w:rsid w:val="00A05431"/>
    <w:rsid w:val="00A06675"/>
    <w:rsid w:val="00A07E31"/>
    <w:rsid w:val="00A1097C"/>
    <w:rsid w:val="00A2260F"/>
    <w:rsid w:val="00A2303B"/>
    <w:rsid w:val="00A31049"/>
    <w:rsid w:val="00A41ED2"/>
    <w:rsid w:val="00A448B5"/>
    <w:rsid w:val="00A47EB6"/>
    <w:rsid w:val="00A54D9D"/>
    <w:rsid w:val="00A61CAF"/>
    <w:rsid w:val="00A63209"/>
    <w:rsid w:val="00A8043E"/>
    <w:rsid w:val="00A92F28"/>
    <w:rsid w:val="00A94D06"/>
    <w:rsid w:val="00AA1878"/>
    <w:rsid w:val="00AA56C0"/>
    <w:rsid w:val="00AB1DF5"/>
    <w:rsid w:val="00AB2F1D"/>
    <w:rsid w:val="00AB4272"/>
    <w:rsid w:val="00AB5025"/>
    <w:rsid w:val="00AB6C44"/>
    <w:rsid w:val="00AC1237"/>
    <w:rsid w:val="00AC6CA2"/>
    <w:rsid w:val="00AD1F30"/>
    <w:rsid w:val="00AD2A00"/>
    <w:rsid w:val="00AD66D3"/>
    <w:rsid w:val="00AD6C6F"/>
    <w:rsid w:val="00AF0205"/>
    <w:rsid w:val="00AF0A4C"/>
    <w:rsid w:val="00AF3F0A"/>
    <w:rsid w:val="00B02609"/>
    <w:rsid w:val="00B04DF0"/>
    <w:rsid w:val="00B05860"/>
    <w:rsid w:val="00B12F1B"/>
    <w:rsid w:val="00B14344"/>
    <w:rsid w:val="00B23D87"/>
    <w:rsid w:val="00B44D6F"/>
    <w:rsid w:val="00B54ADF"/>
    <w:rsid w:val="00B66C92"/>
    <w:rsid w:val="00B8143B"/>
    <w:rsid w:val="00B850D2"/>
    <w:rsid w:val="00B93DE7"/>
    <w:rsid w:val="00B95B0C"/>
    <w:rsid w:val="00BA4B9B"/>
    <w:rsid w:val="00BB75C3"/>
    <w:rsid w:val="00BD23EB"/>
    <w:rsid w:val="00BD743C"/>
    <w:rsid w:val="00BE0B70"/>
    <w:rsid w:val="00BE4102"/>
    <w:rsid w:val="00C04317"/>
    <w:rsid w:val="00C10AB2"/>
    <w:rsid w:val="00C137E8"/>
    <w:rsid w:val="00C15BFC"/>
    <w:rsid w:val="00C23706"/>
    <w:rsid w:val="00C23EBC"/>
    <w:rsid w:val="00C25171"/>
    <w:rsid w:val="00C44824"/>
    <w:rsid w:val="00C56E3D"/>
    <w:rsid w:val="00C61411"/>
    <w:rsid w:val="00C652CD"/>
    <w:rsid w:val="00C72325"/>
    <w:rsid w:val="00C76F86"/>
    <w:rsid w:val="00C93B08"/>
    <w:rsid w:val="00C9521A"/>
    <w:rsid w:val="00C96D13"/>
    <w:rsid w:val="00CB6DFD"/>
    <w:rsid w:val="00CC6E66"/>
    <w:rsid w:val="00CD08EC"/>
    <w:rsid w:val="00CD0F13"/>
    <w:rsid w:val="00CE3AD1"/>
    <w:rsid w:val="00CF03EC"/>
    <w:rsid w:val="00CF164E"/>
    <w:rsid w:val="00CF3088"/>
    <w:rsid w:val="00CF463B"/>
    <w:rsid w:val="00D07344"/>
    <w:rsid w:val="00D27DFF"/>
    <w:rsid w:val="00D31D78"/>
    <w:rsid w:val="00D3350D"/>
    <w:rsid w:val="00D3514F"/>
    <w:rsid w:val="00D35DC4"/>
    <w:rsid w:val="00D40ED0"/>
    <w:rsid w:val="00D40FA5"/>
    <w:rsid w:val="00D42AC7"/>
    <w:rsid w:val="00D43B11"/>
    <w:rsid w:val="00D47611"/>
    <w:rsid w:val="00D50B37"/>
    <w:rsid w:val="00D514CB"/>
    <w:rsid w:val="00D53656"/>
    <w:rsid w:val="00D53BD9"/>
    <w:rsid w:val="00D54979"/>
    <w:rsid w:val="00D619A4"/>
    <w:rsid w:val="00D623DF"/>
    <w:rsid w:val="00D75FD1"/>
    <w:rsid w:val="00D84B0A"/>
    <w:rsid w:val="00D91B2C"/>
    <w:rsid w:val="00DA125D"/>
    <w:rsid w:val="00DB13C7"/>
    <w:rsid w:val="00DB22AC"/>
    <w:rsid w:val="00DB6AEA"/>
    <w:rsid w:val="00DC0753"/>
    <w:rsid w:val="00DC120C"/>
    <w:rsid w:val="00DC4D4C"/>
    <w:rsid w:val="00DC5E85"/>
    <w:rsid w:val="00DD2000"/>
    <w:rsid w:val="00DD31DE"/>
    <w:rsid w:val="00DD5C94"/>
    <w:rsid w:val="00DD5E52"/>
    <w:rsid w:val="00E0212A"/>
    <w:rsid w:val="00E15B3B"/>
    <w:rsid w:val="00E24FC6"/>
    <w:rsid w:val="00E275C8"/>
    <w:rsid w:val="00E31E21"/>
    <w:rsid w:val="00E321FD"/>
    <w:rsid w:val="00E33AE3"/>
    <w:rsid w:val="00E34508"/>
    <w:rsid w:val="00E375B8"/>
    <w:rsid w:val="00E37BBB"/>
    <w:rsid w:val="00E635ED"/>
    <w:rsid w:val="00E64B2C"/>
    <w:rsid w:val="00E65E54"/>
    <w:rsid w:val="00E70D3A"/>
    <w:rsid w:val="00E7129A"/>
    <w:rsid w:val="00E7444B"/>
    <w:rsid w:val="00E76D9C"/>
    <w:rsid w:val="00E809EC"/>
    <w:rsid w:val="00E81134"/>
    <w:rsid w:val="00E85271"/>
    <w:rsid w:val="00E8658E"/>
    <w:rsid w:val="00E97794"/>
    <w:rsid w:val="00EA1E50"/>
    <w:rsid w:val="00EB71B3"/>
    <w:rsid w:val="00EB75BF"/>
    <w:rsid w:val="00EC2F26"/>
    <w:rsid w:val="00ED27B0"/>
    <w:rsid w:val="00ED40D5"/>
    <w:rsid w:val="00ED6BE2"/>
    <w:rsid w:val="00EE20CF"/>
    <w:rsid w:val="00EE2FE0"/>
    <w:rsid w:val="00EE3B7B"/>
    <w:rsid w:val="00EE4CD0"/>
    <w:rsid w:val="00EE6183"/>
    <w:rsid w:val="00EF63E7"/>
    <w:rsid w:val="00F00AFF"/>
    <w:rsid w:val="00F2268A"/>
    <w:rsid w:val="00F31B8C"/>
    <w:rsid w:val="00F42B68"/>
    <w:rsid w:val="00F53889"/>
    <w:rsid w:val="00F554E8"/>
    <w:rsid w:val="00F617AE"/>
    <w:rsid w:val="00F70023"/>
    <w:rsid w:val="00F82B8E"/>
    <w:rsid w:val="00F87543"/>
    <w:rsid w:val="00F91A41"/>
    <w:rsid w:val="00FA3402"/>
    <w:rsid w:val="00FA4EDF"/>
    <w:rsid w:val="00FA6B52"/>
    <w:rsid w:val="00FD182E"/>
    <w:rsid w:val="00FD1833"/>
    <w:rsid w:val="00FD5536"/>
    <w:rsid w:val="00FE676A"/>
    <w:rsid w:val="00FF5167"/>
    <w:rsid w:val="00FF519F"/>
    <w:rsid w:val="00FF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375"/>
  <w15:chartTrackingRefBased/>
  <w15:docId w15:val="{6E75D4B5-B2ED-C94C-A414-3CA240B8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183"/>
    <w:pPr>
      <w:spacing w:after="0" w:line="240" w:lineRule="auto"/>
    </w:pPr>
  </w:style>
  <w:style w:type="paragraph" w:styleId="Heading1">
    <w:name w:val="heading 1"/>
    <w:basedOn w:val="Normal"/>
    <w:next w:val="Normal"/>
    <w:link w:val="Heading1Char"/>
    <w:uiPriority w:val="9"/>
    <w:qFormat/>
    <w:rsid w:val="00EE6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1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1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1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1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183"/>
    <w:rPr>
      <w:rFonts w:eastAsiaTheme="majorEastAsia" w:cstheme="majorBidi"/>
      <w:color w:val="272727" w:themeColor="text1" w:themeTint="D8"/>
    </w:rPr>
  </w:style>
  <w:style w:type="paragraph" w:styleId="Title">
    <w:name w:val="Title"/>
    <w:basedOn w:val="Normal"/>
    <w:next w:val="Normal"/>
    <w:link w:val="TitleChar"/>
    <w:uiPriority w:val="10"/>
    <w:qFormat/>
    <w:rsid w:val="00EE61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183"/>
    <w:pPr>
      <w:spacing w:before="160"/>
      <w:jc w:val="center"/>
    </w:pPr>
    <w:rPr>
      <w:i/>
      <w:iCs/>
      <w:color w:val="404040" w:themeColor="text1" w:themeTint="BF"/>
    </w:rPr>
  </w:style>
  <w:style w:type="character" w:customStyle="1" w:styleId="QuoteChar">
    <w:name w:val="Quote Char"/>
    <w:basedOn w:val="DefaultParagraphFont"/>
    <w:link w:val="Quote"/>
    <w:uiPriority w:val="29"/>
    <w:rsid w:val="00EE6183"/>
    <w:rPr>
      <w:i/>
      <w:iCs/>
      <w:color w:val="404040" w:themeColor="text1" w:themeTint="BF"/>
    </w:rPr>
  </w:style>
  <w:style w:type="paragraph" w:styleId="ListParagraph">
    <w:name w:val="List Paragraph"/>
    <w:basedOn w:val="Normal"/>
    <w:uiPriority w:val="34"/>
    <w:qFormat/>
    <w:rsid w:val="00EE6183"/>
    <w:pPr>
      <w:ind w:left="720"/>
      <w:contextualSpacing/>
    </w:pPr>
  </w:style>
  <w:style w:type="character" w:styleId="IntenseEmphasis">
    <w:name w:val="Intense Emphasis"/>
    <w:basedOn w:val="DefaultParagraphFont"/>
    <w:uiPriority w:val="21"/>
    <w:qFormat/>
    <w:rsid w:val="00EE6183"/>
    <w:rPr>
      <w:i/>
      <w:iCs/>
      <w:color w:val="0F4761" w:themeColor="accent1" w:themeShade="BF"/>
    </w:rPr>
  </w:style>
  <w:style w:type="paragraph" w:styleId="IntenseQuote">
    <w:name w:val="Intense Quote"/>
    <w:basedOn w:val="Normal"/>
    <w:next w:val="Normal"/>
    <w:link w:val="IntenseQuoteChar"/>
    <w:uiPriority w:val="30"/>
    <w:qFormat/>
    <w:rsid w:val="00EE6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183"/>
    <w:rPr>
      <w:i/>
      <w:iCs/>
      <w:color w:val="0F4761" w:themeColor="accent1" w:themeShade="BF"/>
    </w:rPr>
  </w:style>
  <w:style w:type="character" w:styleId="IntenseReference">
    <w:name w:val="Intense Reference"/>
    <w:basedOn w:val="DefaultParagraphFont"/>
    <w:uiPriority w:val="32"/>
    <w:qFormat/>
    <w:rsid w:val="00EE6183"/>
    <w:rPr>
      <w:b/>
      <w:bCs/>
      <w:smallCaps/>
      <w:color w:val="0F4761" w:themeColor="accent1" w:themeShade="BF"/>
      <w:spacing w:val="5"/>
    </w:rPr>
  </w:style>
  <w:style w:type="table" w:styleId="TableGrid">
    <w:name w:val="Table Grid"/>
    <w:basedOn w:val="TableNormal"/>
    <w:uiPriority w:val="39"/>
    <w:rsid w:val="00EE618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6183"/>
    <w:rPr>
      <w:color w:val="467886" w:themeColor="hyperlink"/>
      <w:u w:val="single"/>
    </w:rPr>
  </w:style>
  <w:style w:type="character" w:styleId="FootnoteReference">
    <w:name w:val="footnote reference"/>
    <w:basedOn w:val="DefaultParagraphFont"/>
    <w:uiPriority w:val="99"/>
    <w:unhideWhenUsed/>
    <w:rsid w:val="00EE6183"/>
    <w:rPr>
      <w:vertAlign w:val="superscript"/>
    </w:rPr>
  </w:style>
  <w:style w:type="table" w:styleId="GridTable1Light-Accent3">
    <w:name w:val="Grid Table 1 Light Accent 3"/>
    <w:basedOn w:val="TableNormal"/>
    <w:uiPriority w:val="46"/>
    <w:rsid w:val="00EE6183"/>
    <w:pPr>
      <w:spacing w:after="0" w:line="240" w:lineRule="auto"/>
    </w:pPr>
    <w:rPr>
      <w:kern w:val="0"/>
      <w:sz w:val="22"/>
      <w:szCs w:val="22"/>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Default">
    <w:name w:val="Default"/>
    <w:rsid w:val="00EE6183"/>
    <w:pPr>
      <w:autoSpaceDE w:val="0"/>
      <w:autoSpaceDN w:val="0"/>
      <w:adjustRightInd w:val="0"/>
      <w:spacing w:after="0" w:line="240" w:lineRule="auto"/>
    </w:pPr>
    <w:rPr>
      <w:rFonts w:ascii="Times New Roman" w:hAnsi="Times New Roman" w:cs="Times New Roman"/>
      <w:color w:val="000000"/>
      <w:kern w:val="0"/>
    </w:rPr>
  </w:style>
  <w:style w:type="character" w:styleId="CommentReference">
    <w:name w:val="annotation reference"/>
    <w:basedOn w:val="DefaultParagraphFont"/>
    <w:uiPriority w:val="99"/>
    <w:semiHidden/>
    <w:unhideWhenUsed/>
    <w:rsid w:val="002602B2"/>
    <w:rPr>
      <w:sz w:val="16"/>
      <w:szCs w:val="16"/>
    </w:rPr>
  </w:style>
  <w:style w:type="paragraph" w:styleId="CommentText">
    <w:name w:val="annotation text"/>
    <w:basedOn w:val="Normal"/>
    <w:link w:val="CommentTextChar"/>
    <w:uiPriority w:val="99"/>
    <w:unhideWhenUsed/>
    <w:rsid w:val="002602B2"/>
    <w:rPr>
      <w:sz w:val="20"/>
      <w:szCs w:val="20"/>
    </w:rPr>
  </w:style>
  <w:style w:type="character" w:customStyle="1" w:styleId="CommentTextChar">
    <w:name w:val="Comment Text Char"/>
    <w:basedOn w:val="DefaultParagraphFont"/>
    <w:link w:val="CommentText"/>
    <w:uiPriority w:val="99"/>
    <w:rsid w:val="002602B2"/>
    <w:rPr>
      <w:sz w:val="20"/>
      <w:szCs w:val="20"/>
    </w:rPr>
  </w:style>
  <w:style w:type="paragraph" w:styleId="CommentSubject">
    <w:name w:val="annotation subject"/>
    <w:basedOn w:val="CommentText"/>
    <w:next w:val="CommentText"/>
    <w:link w:val="CommentSubjectChar"/>
    <w:uiPriority w:val="99"/>
    <w:semiHidden/>
    <w:unhideWhenUsed/>
    <w:rsid w:val="002602B2"/>
    <w:rPr>
      <w:b/>
      <w:bCs/>
    </w:rPr>
  </w:style>
  <w:style w:type="character" w:customStyle="1" w:styleId="CommentSubjectChar">
    <w:name w:val="Comment Subject Char"/>
    <w:basedOn w:val="CommentTextChar"/>
    <w:link w:val="CommentSubject"/>
    <w:uiPriority w:val="99"/>
    <w:semiHidden/>
    <w:rsid w:val="002602B2"/>
    <w:rPr>
      <w:b/>
      <w:bCs/>
      <w:sz w:val="20"/>
      <w:szCs w:val="20"/>
    </w:rPr>
  </w:style>
  <w:style w:type="paragraph" w:styleId="FootnoteText">
    <w:name w:val="footnote text"/>
    <w:basedOn w:val="Normal"/>
    <w:link w:val="FootnoteTextChar"/>
    <w:uiPriority w:val="99"/>
    <w:semiHidden/>
    <w:unhideWhenUsed/>
    <w:rsid w:val="00FA6B52"/>
    <w:rPr>
      <w:sz w:val="20"/>
      <w:szCs w:val="20"/>
    </w:rPr>
  </w:style>
  <w:style w:type="character" w:customStyle="1" w:styleId="FootnoteTextChar">
    <w:name w:val="Footnote Text Char"/>
    <w:basedOn w:val="DefaultParagraphFont"/>
    <w:link w:val="FootnoteText"/>
    <w:uiPriority w:val="99"/>
    <w:semiHidden/>
    <w:rsid w:val="00FA6B52"/>
    <w:rPr>
      <w:sz w:val="20"/>
      <w:szCs w:val="20"/>
    </w:rPr>
  </w:style>
  <w:style w:type="paragraph" w:styleId="Revision">
    <w:name w:val="Revision"/>
    <w:hidden/>
    <w:uiPriority w:val="99"/>
    <w:semiHidden/>
    <w:rsid w:val="00871B92"/>
    <w:pPr>
      <w:spacing w:after="0" w:line="240" w:lineRule="auto"/>
    </w:pPr>
  </w:style>
  <w:style w:type="character" w:styleId="UnresolvedMention">
    <w:name w:val="Unresolved Mention"/>
    <w:basedOn w:val="DefaultParagraphFont"/>
    <w:uiPriority w:val="99"/>
    <w:semiHidden/>
    <w:unhideWhenUsed/>
    <w:rsid w:val="00871B92"/>
    <w:rPr>
      <w:color w:val="605E5C"/>
      <w:shd w:val="clear" w:color="auto" w:fill="E1DFDD"/>
    </w:rPr>
  </w:style>
  <w:style w:type="paragraph" w:styleId="Footer">
    <w:name w:val="footer"/>
    <w:basedOn w:val="Normal"/>
    <w:link w:val="FooterChar"/>
    <w:uiPriority w:val="99"/>
    <w:unhideWhenUsed/>
    <w:rsid w:val="00D35DC4"/>
    <w:pPr>
      <w:tabs>
        <w:tab w:val="center" w:pos="4680"/>
        <w:tab w:val="right" w:pos="9360"/>
      </w:tabs>
    </w:pPr>
  </w:style>
  <w:style w:type="character" w:customStyle="1" w:styleId="FooterChar">
    <w:name w:val="Footer Char"/>
    <w:basedOn w:val="DefaultParagraphFont"/>
    <w:link w:val="Footer"/>
    <w:uiPriority w:val="99"/>
    <w:rsid w:val="00D35DC4"/>
  </w:style>
  <w:style w:type="character" w:styleId="PageNumber">
    <w:name w:val="page number"/>
    <w:basedOn w:val="DefaultParagraphFont"/>
    <w:uiPriority w:val="99"/>
    <w:semiHidden/>
    <w:unhideWhenUsed/>
    <w:rsid w:val="00D35DC4"/>
  </w:style>
  <w:style w:type="paragraph" w:styleId="Header">
    <w:name w:val="header"/>
    <w:basedOn w:val="Normal"/>
    <w:link w:val="HeaderChar"/>
    <w:uiPriority w:val="99"/>
    <w:unhideWhenUsed/>
    <w:rsid w:val="00D35DC4"/>
    <w:pPr>
      <w:tabs>
        <w:tab w:val="center" w:pos="4680"/>
        <w:tab w:val="right" w:pos="9360"/>
      </w:tabs>
    </w:pPr>
  </w:style>
  <w:style w:type="character" w:customStyle="1" w:styleId="HeaderChar">
    <w:name w:val="Header Char"/>
    <w:basedOn w:val="DefaultParagraphFont"/>
    <w:link w:val="Header"/>
    <w:uiPriority w:val="99"/>
    <w:rsid w:val="00D35DC4"/>
  </w:style>
  <w:style w:type="character" w:customStyle="1" w:styleId="cf01">
    <w:name w:val="cf01"/>
    <w:basedOn w:val="DefaultParagraphFont"/>
    <w:rsid w:val="0071317D"/>
    <w:rPr>
      <w:rFonts w:ascii="Segoe UI" w:hAnsi="Segoe UI" w:cs="Segoe UI" w:hint="default"/>
      <w:b/>
      <w:bCs/>
      <w:i/>
      <w:iCs/>
      <w:color w:val="2F5496"/>
      <w:sz w:val="18"/>
      <w:szCs w:val="18"/>
    </w:rPr>
  </w:style>
  <w:style w:type="character" w:customStyle="1" w:styleId="cf11">
    <w:name w:val="cf11"/>
    <w:basedOn w:val="DefaultParagraphFont"/>
    <w:rsid w:val="0071317D"/>
    <w:rPr>
      <w:rFonts w:ascii="Segoe UI" w:hAnsi="Segoe UI" w:cs="Segoe UI" w:hint="default"/>
      <w:color w:val="2F5496"/>
      <w:sz w:val="18"/>
      <w:szCs w:val="18"/>
    </w:rPr>
  </w:style>
  <w:style w:type="paragraph" w:styleId="NormalWeb">
    <w:name w:val="Normal (Web)"/>
    <w:basedOn w:val="Normal"/>
    <w:uiPriority w:val="99"/>
    <w:unhideWhenUsed/>
    <w:rsid w:val="00DB6AE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B6AEA"/>
    <w:rPr>
      <w:i/>
      <w:iCs/>
    </w:rPr>
  </w:style>
  <w:style w:type="paragraph" w:customStyle="1" w:styleId="p1">
    <w:name w:val="p1"/>
    <w:basedOn w:val="Normal"/>
    <w:rsid w:val="00AB1DF5"/>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AB1DF5"/>
  </w:style>
  <w:style w:type="character" w:styleId="FollowedHyperlink">
    <w:name w:val="FollowedHyperlink"/>
    <w:basedOn w:val="DefaultParagraphFont"/>
    <w:uiPriority w:val="99"/>
    <w:semiHidden/>
    <w:unhideWhenUsed/>
    <w:rsid w:val="0096527F"/>
    <w:rPr>
      <w:color w:val="96607D" w:themeColor="followedHyperlink"/>
      <w:u w:val="single"/>
    </w:rPr>
  </w:style>
  <w:style w:type="character" w:styleId="Strong">
    <w:name w:val="Strong"/>
    <w:basedOn w:val="DefaultParagraphFont"/>
    <w:uiPriority w:val="22"/>
    <w:qFormat/>
    <w:rsid w:val="00B12F1B"/>
    <w:rPr>
      <w:b/>
      <w:bCs/>
    </w:rPr>
  </w:style>
  <w:style w:type="paragraph" w:customStyle="1" w:styleId="whitespace-normal">
    <w:name w:val="whitespace-normal"/>
    <w:basedOn w:val="Normal"/>
    <w:rsid w:val="00B12F1B"/>
    <w:pPr>
      <w:spacing w:before="100" w:beforeAutospacing="1" w:after="100" w:afterAutospacing="1"/>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9C6A9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589959">
      <w:bodyDiv w:val="1"/>
      <w:marLeft w:val="0"/>
      <w:marRight w:val="0"/>
      <w:marTop w:val="0"/>
      <w:marBottom w:val="0"/>
      <w:divBdr>
        <w:top w:val="none" w:sz="0" w:space="0" w:color="auto"/>
        <w:left w:val="none" w:sz="0" w:space="0" w:color="auto"/>
        <w:bottom w:val="none" w:sz="0" w:space="0" w:color="auto"/>
        <w:right w:val="none" w:sz="0" w:space="0" w:color="auto"/>
      </w:divBdr>
      <w:divsChild>
        <w:div w:id="1323310616">
          <w:marLeft w:val="0"/>
          <w:marRight w:val="0"/>
          <w:marTop w:val="0"/>
          <w:marBottom w:val="0"/>
          <w:divBdr>
            <w:top w:val="none" w:sz="0" w:space="0" w:color="auto"/>
            <w:left w:val="none" w:sz="0" w:space="0" w:color="auto"/>
            <w:bottom w:val="none" w:sz="0" w:space="0" w:color="auto"/>
            <w:right w:val="none" w:sz="0" w:space="0" w:color="auto"/>
          </w:divBdr>
        </w:div>
      </w:divsChild>
    </w:div>
    <w:div w:id="803935222">
      <w:bodyDiv w:val="1"/>
      <w:marLeft w:val="0"/>
      <w:marRight w:val="0"/>
      <w:marTop w:val="0"/>
      <w:marBottom w:val="0"/>
      <w:divBdr>
        <w:top w:val="none" w:sz="0" w:space="0" w:color="auto"/>
        <w:left w:val="none" w:sz="0" w:space="0" w:color="auto"/>
        <w:bottom w:val="none" w:sz="0" w:space="0" w:color="auto"/>
        <w:right w:val="none" w:sz="0" w:space="0" w:color="auto"/>
      </w:divBdr>
      <w:divsChild>
        <w:div w:id="494759674">
          <w:marLeft w:val="0"/>
          <w:marRight w:val="0"/>
          <w:marTop w:val="0"/>
          <w:marBottom w:val="0"/>
          <w:divBdr>
            <w:top w:val="none" w:sz="0" w:space="0" w:color="auto"/>
            <w:left w:val="none" w:sz="0" w:space="0" w:color="auto"/>
            <w:bottom w:val="none" w:sz="0" w:space="0" w:color="auto"/>
            <w:right w:val="none" w:sz="0" w:space="0" w:color="auto"/>
          </w:divBdr>
        </w:div>
      </w:divsChild>
    </w:div>
    <w:div w:id="985552091">
      <w:bodyDiv w:val="1"/>
      <w:marLeft w:val="0"/>
      <w:marRight w:val="0"/>
      <w:marTop w:val="0"/>
      <w:marBottom w:val="0"/>
      <w:divBdr>
        <w:top w:val="none" w:sz="0" w:space="0" w:color="auto"/>
        <w:left w:val="none" w:sz="0" w:space="0" w:color="auto"/>
        <w:bottom w:val="none" w:sz="0" w:space="0" w:color="auto"/>
        <w:right w:val="none" w:sz="0" w:space="0" w:color="auto"/>
      </w:divBdr>
      <w:divsChild>
        <w:div w:id="1396901160">
          <w:marLeft w:val="0"/>
          <w:marRight w:val="0"/>
          <w:marTop w:val="0"/>
          <w:marBottom w:val="0"/>
          <w:divBdr>
            <w:top w:val="none" w:sz="0" w:space="0" w:color="auto"/>
            <w:left w:val="none" w:sz="0" w:space="0" w:color="auto"/>
            <w:bottom w:val="none" w:sz="0" w:space="0" w:color="auto"/>
            <w:right w:val="none" w:sz="0" w:space="0" w:color="auto"/>
          </w:divBdr>
        </w:div>
      </w:divsChild>
    </w:div>
    <w:div w:id="1206672812">
      <w:bodyDiv w:val="1"/>
      <w:marLeft w:val="0"/>
      <w:marRight w:val="0"/>
      <w:marTop w:val="0"/>
      <w:marBottom w:val="0"/>
      <w:divBdr>
        <w:top w:val="none" w:sz="0" w:space="0" w:color="auto"/>
        <w:left w:val="none" w:sz="0" w:space="0" w:color="auto"/>
        <w:bottom w:val="none" w:sz="0" w:space="0" w:color="auto"/>
        <w:right w:val="none" w:sz="0" w:space="0" w:color="auto"/>
      </w:divBdr>
    </w:div>
    <w:div w:id="1583755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lois.miller/Dropbox/CCBA/Audit/Pilot/Pilot%20Audit%20Drafts/loismiller.github.io/CCB_audit_draft.pdf" TargetMode="External"/><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hyperlink" Target="https://doi.org/10.3386/w19053" TargetMode="External"/><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6300/4khw-c054" TargetMode="Externa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hyperlink" Target="https://www.accbd.org/category/ccb-data/" TargetMode="External"/><Relationship Id="rId19" Type="http://schemas.openxmlformats.org/officeDocument/2006/relationships/image" Target="media/image7.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atalina.b.ortiz@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 Id="rId30"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mailto:juliaturner2027@u.northwestern.edu" TargetMode="External"/><Relationship Id="rId2" Type="http://schemas.openxmlformats.org/officeDocument/2006/relationships/hyperlink" Target="mailto:camila.morales@utdallas.edu" TargetMode="External"/><Relationship Id="rId1" Type="http://schemas.openxmlformats.org/officeDocument/2006/relationships/hyperlink" Target="mailto:actonr@miamioh.edu" TargetMode="External"/><Relationship Id="rId5" Type="http://schemas.openxmlformats.org/officeDocument/2006/relationships/hyperlink" Target="about:blank" TargetMode="External"/><Relationship Id="rId4" Type="http://schemas.openxmlformats.org/officeDocument/2006/relationships/hyperlink" Target="mailto:lois.miller@moore.s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CF41F-3733-BE42-B54B-4973FA3F9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10927</Words>
  <Characters>62287</Characters>
  <Application>Microsoft Office Word</Application>
  <DocSecurity>0</DocSecurity>
  <Lines>973</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Lois</dc:creator>
  <cp:keywords/>
  <dc:description/>
  <cp:lastModifiedBy>Miller, Lois</cp:lastModifiedBy>
  <cp:revision>2</cp:revision>
  <dcterms:created xsi:type="dcterms:W3CDTF">2026-02-23T23:35:00Z</dcterms:created>
  <dcterms:modified xsi:type="dcterms:W3CDTF">2026-02-23T23:35:00Z</dcterms:modified>
</cp:coreProperties>
</file>